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39C6" w14:textId="0DCCCB57" w:rsidR="00CF5E40" w:rsidRPr="00B00E04" w:rsidRDefault="001528ED" w:rsidP="00CF5E40">
      <w:pPr>
        <w:pStyle w:val="TF-TTULO"/>
      </w:pPr>
      <w:bookmarkStart w:id="0" w:name="_Hlk137628675"/>
      <w:r>
        <w:t xml:space="preserve">ReligiAR - </w:t>
      </w:r>
      <w:r w:rsidR="00CF5E40">
        <w:t>APlicativo</w:t>
      </w:r>
      <w:r w:rsidR="00CF5E40" w:rsidRPr="00F839E6">
        <w:t xml:space="preserve"> DE REALIDADE AUMENTADA PARA O </w:t>
      </w:r>
      <w:r w:rsidR="009806B6">
        <w:t xml:space="preserve">ensino religioso </w:t>
      </w:r>
      <w:r w:rsidR="00CF5E40" w:rsidRPr="00F839E6">
        <w:t>EM ESCOLAS</w:t>
      </w:r>
      <w:r w:rsidR="00CF5E40">
        <w:t xml:space="preserve"> utilizando </w:t>
      </w:r>
      <w:r w:rsidR="00CF5E40" w:rsidRPr="000806F5">
        <w:t>interface de usuário tangível</w:t>
      </w:r>
    </w:p>
    <w:p w14:paraId="60047975" w14:textId="6ED14CBA" w:rsidR="00A15550" w:rsidRPr="00A15550" w:rsidRDefault="00A15550" w:rsidP="00A15550">
      <w:pPr>
        <w:pStyle w:val="TF-AUTORES"/>
        <w:rPr>
          <w:b w:val="0"/>
          <w:lang w:val="pt-BR"/>
        </w:rPr>
      </w:pPr>
      <w:r>
        <w:rPr>
          <w:lang w:val="pt-BR"/>
        </w:rPr>
        <w:t>R</w:t>
      </w:r>
      <w:r w:rsidRPr="00A15550">
        <w:rPr>
          <w:lang w:val="pt-BR"/>
        </w:rPr>
        <w:t>afael Sperandio</w:t>
      </w:r>
      <w:r w:rsidR="005E4D96" w:rsidRPr="0039084B">
        <w:rPr>
          <w:lang w:val="pt-BR"/>
        </w:rPr>
        <w:t xml:space="preserve">, </w:t>
      </w:r>
      <w:r w:rsidRPr="00A15550">
        <w:rPr>
          <w:lang w:val="pt-BR"/>
        </w:rPr>
        <w:t xml:space="preserve">Dalton Solano dos Reis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20B4B7D" w:rsidR="00EC5071" w:rsidRPr="00EC5071" w:rsidRDefault="00A15550" w:rsidP="00EC5071">
      <w:pPr>
        <w:pStyle w:val="TF-EMAIL"/>
      </w:pPr>
      <w:r>
        <w:t>rafsperandio</w:t>
      </w:r>
      <w:r w:rsidR="00EC5071">
        <w:t>@furb.br</w:t>
      </w:r>
      <w:r w:rsidR="00EC5071" w:rsidRPr="00EC5071">
        <w:t xml:space="preserve">, </w:t>
      </w:r>
      <w:r>
        <w:t>dalton</w:t>
      </w:r>
      <w:r w:rsidR="00EC5071">
        <w:t>@furb.br</w:t>
      </w:r>
    </w:p>
    <w:p w14:paraId="7D30F9D4" w14:textId="19D457B3" w:rsidR="00992B86" w:rsidRPr="00003972" w:rsidRDefault="00312E37" w:rsidP="00495598">
      <w:pPr>
        <w:pStyle w:val="TF-RESUMO"/>
        <w:rPr>
          <w:i w:val="0"/>
        </w:rPr>
      </w:pPr>
      <w:r w:rsidRPr="005E4D96">
        <w:rPr>
          <w:b/>
        </w:rPr>
        <w:t>Resumo:</w:t>
      </w:r>
      <w:r>
        <w:t xml:space="preserve"> </w:t>
      </w:r>
      <w:r w:rsidR="00992B86" w:rsidRPr="00495598">
        <w:t>Este artigo detalha o desenvolvimento de um aplicativo de realidade aumentada para auxiliar nas práticas educativas de ensino religioso não confessional. Esse trabalho almeja proporcionar uma forma alternativa de mostrar conteúdos relacionados ao ensino religioso, de forma a abordar símbolos e filosofias, quanto avalia o conhecimento dos usuários. Considerando a diversidade religiosa presente nas escolas, o aplicativo aborda três símbolos religiosos de cada uma das quatro religiões representando as matrizes religiosas e possui três atividades diferentes. A primeira atividade é um jogo da memória onde o usuário deve relacionar o símbolo religioso ao seu nome e pode obter mais informações que o ajuda</w:t>
      </w:r>
      <w:r w:rsidR="00992B86" w:rsidRPr="00495598">
        <w:rPr>
          <w:color w:val="000000" w:themeColor="text1"/>
        </w:rPr>
        <w:t>r</w:t>
      </w:r>
      <w:r w:rsidR="00495598" w:rsidRPr="00495598">
        <w:t>ão</w:t>
      </w:r>
      <w:r w:rsidR="00992B86" w:rsidRPr="00495598">
        <w:t xml:space="preserve"> a responder o quiz. A segunda atividade o usuário deve descobrir qual a religião do símbolo e classificá-lo corretamente. A última atividade é um pequeno quiz que apresenta uma pergunta para cada símbolo. Estas perguntas mencionam qual a religião que o símbolo pertence, e assim o usuário pode entender quais símbolos classificou incorretamente na segunda atividade. Para validar a usabilidade do aplicativo foram realizados testes com </w:t>
      </w:r>
      <w:r w:rsidR="00636DCD">
        <w:t>usuários</w:t>
      </w:r>
      <w:r w:rsidR="00495598" w:rsidRPr="00495598">
        <w:t>.</w:t>
      </w:r>
      <w:r w:rsidR="00992B86" w:rsidRPr="00495598">
        <w:t xml:space="preserve"> A partir dos testes de usabilidade verificou-se que o aplicativo </w:t>
      </w:r>
      <w:r w:rsidR="00636DCD">
        <w:t>precisa de alguns ajustes</w:t>
      </w:r>
      <w:r w:rsidR="00495598" w:rsidRPr="00495598">
        <w:t xml:space="preserve">, </w:t>
      </w:r>
      <w:r w:rsidR="00636DCD">
        <w:t xml:space="preserve">mas estes ajustes não atrapalham </w:t>
      </w:r>
      <w:r w:rsidR="00495598" w:rsidRPr="00495598">
        <w:t>o fluxo das atividades</w:t>
      </w:r>
      <w:r w:rsidR="00636DCD">
        <w:t>,</w:t>
      </w:r>
      <w:r w:rsidR="00495598" w:rsidRPr="00495598">
        <w:t xml:space="preserve"> e </w:t>
      </w:r>
      <w:r w:rsidR="00636DCD">
        <w:t>é</w:t>
      </w:r>
      <w:r w:rsidR="00495598" w:rsidRPr="00495598">
        <w:t xml:space="preserve"> possível</w:t>
      </w:r>
      <w:r w:rsidR="00992B86" w:rsidRPr="00495598">
        <w:t xml:space="preserve"> incentivar a diversidade religiosa e despertar o interesse dos usuários nas religiões apresentadas.</w:t>
      </w:r>
      <w:r w:rsidR="00495598" w:rsidRPr="00495598">
        <w:t xml:space="preserve"> </w:t>
      </w:r>
      <w:r w:rsidR="00636DCD">
        <w:t xml:space="preserve">O que se pode verificar </w:t>
      </w:r>
      <w:r w:rsidR="00495598" w:rsidRPr="00495598">
        <w:t xml:space="preserve">nos testes de usabilidade </w:t>
      </w:r>
      <w:r w:rsidR="009C4E38">
        <w:t>em que</w:t>
      </w:r>
      <w:r w:rsidR="00636DCD">
        <w:t xml:space="preserve"> </w:t>
      </w:r>
      <w:r w:rsidR="00495598" w:rsidRPr="00495598">
        <w:t>94% dos usuários afirmaram que o aplicativo é adequado para auxiliar no aprendizado de ensino religioso.</w:t>
      </w:r>
      <w:r w:rsidR="00495598" w:rsidRPr="00003972">
        <w:rPr>
          <w:i w:val="0"/>
        </w:rPr>
        <w:t xml:space="preserve"> </w:t>
      </w:r>
    </w:p>
    <w:p w14:paraId="0F9BF9BA" w14:textId="1A1C2F22" w:rsidR="00F255FC" w:rsidRPr="002879A7" w:rsidRDefault="00F255FC" w:rsidP="002879A7">
      <w:pPr>
        <w:pStyle w:val="TF-PALAVRASCHAVE"/>
      </w:pPr>
      <w:r w:rsidRPr="002879A7">
        <w:rPr>
          <w:b/>
        </w:rPr>
        <w:t>Palavras-chave</w:t>
      </w:r>
      <w:r w:rsidRPr="002879A7">
        <w:t xml:space="preserve">: </w:t>
      </w:r>
      <w:r w:rsidR="00CF5E40">
        <w:t>Realidade aumentada</w:t>
      </w:r>
      <w:r w:rsidRPr="002879A7">
        <w:t xml:space="preserve">. </w:t>
      </w:r>
      <w:r w:rsidR="00CF5E40">
        <w:t>Ensino religioso</w:t>
      </w:r>
      <w:r w:rsidR="002879A7">
        <w:t xml:space="preserve">. </w:t>
      </w:r>
      <w:r w:rsidR="00CF5E40">
        <w:t>Interface de usuário tangível</w:t>
      </w:r>
      <w:r w:rsidRPr="002879A7">
        <w:t xml:space="preserve">. </w:t>
      </w:r>
      <w:proofErr w:type="spellStart"/>
      <w:r w:rsidR="00CF5E40">
        <w:t>Vulforia</w:t>
      </w:r>
      <w:proofErr w:type="spellEnd"/>
      <w:r w:rsidRPr="002879A7">
        <w:t>.</w:t>
      </w:r>
      <w:r w:rsidR="00CF5E40">
        <w:t xml:space="preserve"> Unity.</w:t>
      </w:r>
    </w:p>
    <w:p w14:paraId="6DC7FCF4" w14:textId="77777777" w:rsidR="00D804E0" w:rsidRDefault="00F255FC" w:rsidP="00903748">
      <w:pPr>
        <w:pStyle w:val="Ttulo1"/>
      </w:pPr>
      <w:bookmarkStart w:id="1" w:name="_Toc511928422"/>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1"/>
    </w:p>
    <w:bookmarkEnd w:id="2"/>
    <w:bookmarkEnd w:id="3"/>
    <w:bookmarkEnd w:id="4"/>
    <w:bookmarkEnd w:id="5"/>
    <w:bookmarkEnd w:id="6"/>
    <w:bookmarkEnd w:id="7"/>
    <w:bookmarkEnd w:id="8"/>
    <w:bookmarkEnd w:id="9"/>
    <w:p w14:paraId="7A256856" w14:textId="28EB94D8" w:rsidR="00B95592" w:rsidRPr="00003972" w:rsidRDefault="00B95592" w:rsidP="00003972">
      <w:pPr>
        <w:pStyle w:val="TF-TEXTO"/>
      </w:pPr>
      <w:r w:rsidRPr="00003972">
        <w:t xml:space="preserve">Desde os tempos imemoriais, a religião está presente no cotidiano dos seres humanos como forma de responder as perguntas sobre a existência humana. </w:t>
      </w:r>
      <w:r w:rsidR="00003972" w:rsidRPr="00003972">
        <w:t>As civilizações antigas dedicavam grandes empreendimentos para o contato com seu mundo sagrado e a reverência a este</w:t>
      </w:r>
      <w:r w:rsidRPr="00003972">
        <w:t>. As várias religiões que inauguraram a humanidade atravessaram séculos e continuam a determinar o modo de ver e de tratar as relações na sociedade.</w:t>
      </w:r>
    </w:p>
    <w:p w14:paraId="0820A4B4" w14:textId="789CD6DF" w:rsidR="00B95592" w:rsidRPr="00B23DC8" w:rsidRDefault="00B95592" w:rsidP="009C4E38">
      <w:pPr>
        <w:pStyle w:val="TF-TEXTO"/>
      </w:pPr>
      <w:r w:rsidRPr="009C4E38">
        <w:t xml:space="preserve">Devido </w:t>
      </w:r>
      <w:r w:rsidR="00003972" w:rsidRPr="009C4E38">
        <w:t>à</w:t>
      </w:r>
      <w:r w:rsidRPr="009C4E38">
        <w:t xml:space="preserve"> importância da </w:t>
      </w:r>
      <w:r w:rsidR="00003972" w:rsidRPr="009C4E38">
        <w:t>r</w:t>
      </w:r>
      <w:r w:rsidRPr="009C4E38">
        <w:t xml:space="preserve">eligião, o </w:t>
      </w:r>
      <w:r w:rsidR="00003972" w:rsidRPr="009C4E38">
        <w:t>e</w:t>
      </w:r>
      <w:r w:rsidRPr="009C4E38">
        <w:t xml:space="preserve">nsino </w:t>
      </w:r>
      <w:r w:rsidR="00003972" w:rsidRPr="009C4E38">
        <w:t>r</w:t>
      </w:r>
      <w:r w:rsidRPr="009C4E38">
        <w:t xml:space="preserve">eligioso está previsto na Base Nacional Comum Curricular (BNCC). No Currículo Base do Território Catarinense (CBTC) afirma-se que o ensino religioso aborda “a formação básica e integral do ser humano e o respeito à diversidade cultural e religiosa presente na sociedade brasileira” (SANTA CATARINA, 2019, p. </w:t>
      </w:r>
      <w:r w:rsidRPr="000B4EFD">
        <w:t>456</w:t>
      </w:r>
      <w:r w:rsidRPr="009C4E38">
        <w:t>). No ensino religioso devem ser abordadas diferentes crenças pois segundo a própria CBTC “Os conhecimentos religiosos são parte integrante da diversidade cultural e objeto da área do Ensino Religioso, sem privilégio de nenhuma crença ou convicção” (SANTA CATARINA, 2019, p. 454), ou seja, não deve existir favorecimento de uma crença em detrimento d</w:t>
      </w:r>
      <w:r w:rsidR="00003972" w:rsidRPr="009C4E38">
        <w:t>e</w:t>
      </w:r>
      <w:r w:rsidRPr="009C4E38">
        <w:t xml:space="preserve"> outras. Essa afirmação da CBTC se deve ao direito da liberdade religiosa que </w:t>
      </w:r>
      <w:r w:rsidRPr="00B23DC8">
        <w:t xml:space="preserve">deriva da liberdade de pensamento, uma vez que é mantida a liberdade manifestação de pensamento. </w:t>
      </w:r>
    </w:p>
    <w:p w14:paraId="258493ED" w14:textId="1983353F" w:rsidR="00003972" w:rsidRDefault="00003972" w:rsidP="00003972">
      <w:pPr>
        <w:pStyle w:val="TF-TEXTO"/>
      </w:pPr>
      <w:r>
        <w:t xml:space="preserve">Envolver os estudantes na aprendizagem é essencial para a educação dos jovens, até mesmo no ensino religioso, e esse processo cada vez mais necessita de maneiras mais criativas para mantê-los interessados. Para despertar o interesse dos jovens estudantes, a realidade aumentada pode ser uma excelente ferramenta, pois nos últimos anos vários trabalhos utilizaram essa estratégia na educação para instigar o conhecimento. </w:t>
      </w:r>
      <w:r w:rsidR="00B95592">
        <w:t xml:space="preserve"> </w:t>
      </w:r>
      <w:r w:rsidRPr="00003972">
        <w:t xml:space="preserve">A </w:t>
      </w:r>
      <w:r w:rsidR="00AC6361">
        <w:t>R</w:t>
      </w:r>
      <w:r w:rsidR="00AC6361" w:rsidRPr="00003972">
        <w:t xml:space="preserve">ealidade </w:t>
      </w:r>
      <w:r w:rsidR="00AC6361">
        <w:t>A</w:t>
      </w:r>
      <w:r w:rsidR="00AC6361" w:rsidRPr="00003972">
        <w:t xml:space="preserve">umentada </w:t>
      </w:r>
      <w:r w:rsidRPr="00003972">
        <w:t xml:space="preserve">(RA) </w:t>
      </w:r>
      <w:r w:rsidR="00B95592">
        <w:t xml:space="preserve">é caraterizada pelo enriquecimento do ambiente real com objetos virtuais, usando algum dispositivo tecnológico, funcionando em tempo real (WILLIAMS II, 2017). Segundo </w:t>
      </w:r>
      <w:proofErr w:type="spellStart"/>
      <w:r w:rsidR="00B95592">
        <w:t>Tori</w:t>
      </w:r>
      <w:proofErr w:type="spellEnd"/>
      <w:r w:rsidR="00B95592">
        <w:t xml:space="preserve">, </w:t>
      </w:r>
      <w:proofErr w:type="spellStart"/>
      <w:r w:rsidR="00B95592">
        <w:t>Hounsell</w:t>
      </w:r>
      <w:proofErr w:type="spellEnd"/>
      <w:r w:rsidR="00B95592">
        <w:t xml:space="preserve"> e </w:t>
      </w:r>
      <w:proofErr w:type="spellStart"/>
      <w:r w:rsidR="00B95592">
        <w:t>Kirner</w:t>
      </w:r>
      <w:proofErr w:type="spellEnd"/>
      <w:r w:rsidR="00B95592">
        <w:t xml:space="preserve"> (2020), o principal objetivo da realidade aumentada é que o usuário possa interagir com o mundo e os elementos virtuais, de maneira mais natural e intuitiva sem necessidade de treinamento ou adaptação.</w:t>
      </w:r>
      <w:r w:rsidRPr="00003972">
        <w:t xml:space="preserve"> </w:t>
      </w:r>
    </w:p>
    <w:p w14:paraId="355DF918" w14:textId="728014FF" w:rsidR="00B95592" w:rsidRDefault="00B95592" w:rsidP="00B95592">
      <w:pPr>
        <w:pStyle w:val="TF-TEXTO"/>
      </w:pPr>
      <w:r>
        <w:t xml:space="preserve">Para a entrada de dados em aplicações de RA, </w:t>
      </w:r>
      <w:r w:rsidRPr="005A5F1E">
        <w:t>segundo Wang</w:t>
      </w:r>
      <w:r>
        <w:t>,</w:t>
      </w:r>
      <w:r w:rsidRPr="005A5F1E">
        <w:t xml:space="preserve"> </w:t>
      </w:r>
      <w:r w:rsidRPr="00DD5092">
        <w:rPr>
          <w:sz w:val="18"/>
        </w:rPr>
        <w:t>O</w:t>
      </w:r>
      <w:r>
        <w:rPr>
          <w:sz w:val="18"/>
        </w:rPr>
        <w:t>ng</w:t>
      </w:r>
      <w:r w:rsidRPr="00DD5092">
        <w:rPr>
          <w:sz w:val="18"/>
        </w:rPr>
        <w:t xml:space="preserve"> e </w:t>
      </w:r>
      <w:proofErr w:type="spellStart"/>
      <w:r w:rsidRPr="00DD5092">
        <w:rPr>
          <w:sz w:val="18"/>
        </w:rPr>
        <w:t>N</w:t>
      </w:r>
      <w:r>
        <w:rPr>
          <w:sz w:val="18"/>
        </w:rPr>
        <w:t>ee</w:t>
      </w:r>
      <w:proofErr w:type="spellEnd"/>
      <w:r w:rsidRPr="005A5F1E">
        <w:t xml:space="preserve"> (2016)</w:t>
      </w:r>
      <w:r>
        <w:t>,</w:t>
      </w:r>
      <w:r w:rsidRPr="005A5F1E">
        <w:t xml:space="preserve"> é</w:t>
      </w:r>
      <w:r>
        <w:t xml:space="preserve"> possível usar recurso de processamento da imagem capturada para fazer o rastreamento dos objetos </w:t>
      </w:r>
      <w:r w:rsidRPr="00CF5A11">
        <w:t xml:space="preserve">virtuais, e </w:t>
      </w:r>
      <w:r w:rsidR="00003972">
        <w:t xml:space="preserve">esse </w:t>
      </w:r>
      <w:r>
        <w:t xml:space="preserve">tipo de rastreamento é classificado como RA baseada em visão. Ainda </w:t>
      </w:r>
      <w:r w:rsidRPr="00CF5A11">
        <w:t xml:space="preserve">segundo </w:t>
      </w:r>
      <w:r w:rsidRPr="005A5F1E">
        <w:t>Wang</w:t>
      </w:r>
      <w:r>
        <w:t>,</w:t>
      </w:r>
      <w:r w:rsidRPr="005A5F1E">
        <w:t xml:space="preserve"> </w:t>
      </w:r>
      <w:r w:rsidRPr="00DD5092">
        <w:rPr>
          <w:sz w:val="18"/>
        </w:rPr>
        <w:t>O</w:t>
      </w:r>
      <w:r>
        <w:rPr>
          <w:sz w:val="18"/>
        </w:rPr>
        <w:t>ng</w:t>
      </w:r>
      <w:r w:rsidRPr="00DD5092">
        <w:rPr>
          <w:sz w:val="18"/>
        </w:rPr>
        <w:t xml:space="preserve"> e </w:t>
      </w:r>
      <w:proofErr w:type="spellStart"/>
      <w:r>
        <w:rPr>
          <w:sz w:val="18"/>
        </w:rPr>
        <w:t>Nee</w:t>
      </w:r>
      <w:proofErr w:type="spellEnd"/>
      <w:r w:rsidRPr="005A5F1E">
        <w:t xml:space="preserve"> </w:t>
      </w:r>
      <w:r w:rsidRPr="00CF5A11">
        <w:t>(2016) RA</w:t>
      </w:r>
      <w:r>
        <w:t xml:space="preserve"> baseada em visão é flexível e fácil de usa, mas </w:t>
      </w:r>
      <w:r w:rsidR="00003972">
        <w:t>possui</w:t>
      </w:r>
      <w:r>
        <w:t xml:space="preserve"> problemas com a iluminação do ambiente e oclusão de informações. A RA baseada em visão é conhecida pelo uso dos marcadores que</w:t>
      </w:r>
    </w:p>
    <w:p w14:paraId="7129DC77" w14:textId="77777777" w:rsidR="00B95592" w:rsidRPr="00205857" w:rsidRDefault="00B95592" w:rsidP="00B95592">
      <w:pPr>
        <w:pStyle w:val="TF-CITAO"/>
        <w:rPr>
          <w:i/>
          <w:iCs/>
        </w:rPr>
      </w:pPr>
      <w:r w:rsidRPr="00472BF1">
        <w:t>[…] são cartões com uma moldura retangular e com um símbolo em seu interior, funcionando como um código de barras 2D, que permite o uso de técnicas de visão computacional para calcular a posição da câmera real e sua orientação em relação aos marcadores, de forma a fazer com que o sistema possa sobrepor objetos virtuais sobre os marcadores</w:t>
      </w:r>
      <w:r w:rsidRPr="00205857">
        <w:t xml:space="preserve"> (TORI; HOUNSELL; KIRNER, </w:t>
      </w:r>
      <w:r>
        <w:t>2020</w:t>
      </w:r>
      <w:r w:rsidRPr="00205857">
        <w:t>).</w:t>
      </w:r>
    </w:p>
    <w:p w14:paraId="6DFBBDC2" w14:textId="73A85169" w:rsidR="00B95592" w:rsidRDefault="00B95592" w:rsidP="00B95592">
      <w:pPr>
        <w:pStyle w:val="TF-TEXTO"/>
      </w:pPr>
      <w:r>
        <w:lastRenderedPageBreak/>
        <w:t xml:space="preserve">Outra forma de envolver os estudantes na aprendizagem é o uso de </w:t>
      </w:r>
      <w:r w:rsidR="000C3A21">
        <w:t>I</w:t>
      </w:r>
      <w:r w:rsidR="000C3A21" w:rsidRPr="001F2A3A">
        <w:t xml:space="preserve">nterface </w:t>
      </w:r>
      <w:r w:rsidRPr="001F2A3A">
        <w:t xml:space="preserve">de </w:t>
      </w:r>
      <w:r w:rsidR="000C3A21">
        <w:t>U</w:t>
      </w:r>
      <w:r w:rsidR="000C3A21" w:rsidRPr="001F2A3A">
        <w:t xml:space="preserve">suário </w:t>
      </w:r>
      <w:r w:rsidR="000C3A21">
        <w:t>T</w:t>
      </w:r>
      <w:r w:rsidR="000C3A21" w:rsidRPr="000C7332">
        <w:t xml:space="preserve">angível </w:t>
      </w:r>
      <w:r w:rsidRPr="001F2A3A">
        <w:t>(</w:t>
      </w:r>
      <w:r>
        <w:t xml:space="preserve">do inglês </w:t>
      </w:r>
      <w:proofErr w:type="spellStart"/>
      <w:r w:rsidRPr="00FE2707">
        <w:t>Tangible</w:t>
      </w:r>
      <w:proofErr w:type="spellEnd"/>
      <w:r w:rsidRPr="00FE2707">
        <w:t xml:space="preserve"> </w:t>
      </w:r>
      <w:proofErr w:type="spellStart"/>
      <w:r w:rsidRPr="00FE2707">
        <w:t>User</w:t>
      </w:r>
      <w:proofErr w:type="spellEnd"/>
      <w:r w:rsidRPr="00FE2707">
        <w:t xml:space="preserve"> Interfaces</w:t>
      </w:r>
      <w:r w:rsidRPr="001F2A3A">
        <w:t xml:space="preserve"> </w:t>
      </w:r>
      <w:r>
        <w:t xml:space="preserve">- </w:t>
      </w:r>
      <w:proofErr w:type="spellStart"/>
      <w:r>
        <w:t>TUIs</w:t>
      </w:r>
      <w:proofErr w:type="spellEnd"/>
      <w:r w:rsidRPr="001F2A3A">
        <w:t>)</w:t>
      </w:r>
      <w:r>
        <w:t xml:space="preserve">, pois a </w:t>
      </w:r>
      <w:r w:rsidRPr="001F2A3A">
        <w:t>interação tátil</w:t>
      </w:r>
      <w:r>
        <w:t xml:space="preserve"> pode aumentar o grau de imersão do usuário. </w:t>
      </w:r>
      <w:r w:rsidRPr="001F2A3A">
        <w:t xml:space="preserve">A TUI </w:t>
      </w:r>
      <w:r>
        <w:t xml:space="preserve">é descrita por </w:t>
      </w:r>
      <w:r w:rsidRPr="006E1AFE">
        <w:t>I</w:t>
      </w:r>
      <w:r>
        <w:t xml:space="preserve">shii </w:t>
      </w:r>
      <w:r w:rsidRPr="006E1AFE">
        <w:t>(2008)</w:t>
      </w:r>
      <w:r>
        <w:t xml:space="preserve"> como forma de </w:t>
      </w:r>
      <w:r w:rsidRPr="001F2A3A">
        <w:t>torna</w:t>
      </w:r>
      <w:r>
        <w:t>r</w:t>
      </w:r>
      <w:r w:rsidRPr="001F2A3A">
        <w:t xml:space="preserve"> a informação digital manipulável diretamente </w:t>
      </w:r>
      <w:r>
        <w:t>usando o tato</w:t>
      </w:r>
      <w:r w:rsidRPr="001F2A3A">
        <w:t xml:space="preserve"> e perceptível por meio d</w:t>
      </w:r>
      <w:r>
        <w:t xml:space="preserve">os </w:t>
      </w:r>
      <w:r w:rsidRPr="001F2A3A">
        <w:t>sentidos periféricos, incorporando-a fisicamente.</w:t>
      </w:r>
    </w:p>
    <w:p w14:paraId="311DB492" w14:textId="155150E2" w:rsidR="009A3CBA" w:rsidRDefault="00B95592" w:rsidP="009A3CBA">
      <w:pPr>
        <w:pStyle w:val="TF-TEXTO"/>
      </w:pPr>
      <w:r>
        <w:t>Diante des</w:t>
      </w:r>
      <w:r w:rsidR="00003972">
        <w:t>s</w:t>
      </w:r>
      <w:r>
        <w:t xml:space="preserve">e contexto, este trabalho </w:t>
      </w:r>
      <w:r w:rsidR="000C3A21">
        <w:t xml:space="preserve">desenvolveu </w:t>
      </w:r>
      <w:r>
        <w:t xml:space="preserve">um aplicativo para o </w:t>
      </w:r>
      <w:bookmarkStart w:id="10" w:name="_Hlk138235740"/>
      <w:r w:rsidR="008C49A9">
        <w:t>e</w:t>
      </w:r>
      <w:r w:rsidR="008C49A9" w:rsidRPr="008C49A9">
        <w:t xml:space="preserve">nsino </w:t>
      </w:r>
      <w:r w:rsidR="008C49A9">
        <w:t>r</w:t>
      </w:r>
      <w:r w:rsidR="008C49A9" w:rsidRPr="008C49A9">
        <w:t xml:space="preserve">eligioso envolvendo </w:t>
      </w:r>
      <w:bookmarkEnd w:id="10"/>
      <w:r w:rsidR="008C49A9" w:rsidRPr="008C49A9">
        <w:t xml:space="preserve">diferentes religiões </w:t>
      </w:r>
      <w:r w:rsidRPr="008C49A9">
        <w:t>através</w:t>
      </w:r>
      <w:r>
        <w:t xml:space="preserve"> do uso de realidade aumentada para visualização de objetos 3D que representem símbolos</w:t>
      </w:r>
      <w:r w:rsidR="00940429">
        <w:t xml:space="preserve"> e filosofias</w:t>
      </w:r>
      <w:r>
        <w:t xml:space="preserve">. </w:t>
      </w:r>
      <w:r w:rsidRPr="00472BF1">
        <w:t>Também propõe</w:t>
      </w:r>
      <w:r>
        <w:t xml:space="preserve"> o uso da i</w:t>
      </w:r>
      <w:r w:rsidRPr="000C7332">
        <w:t>nterface de usuário tangível</w:t>
      </w:r>
      <w:r>
        <w:t xml:space="preserve"> para aumentar o grau de imersão do usuário e </w:t>
      </w:r>
      <w:r w:rsidRPr="00472BF1">
        <w:t>despertar</w:t>
      </w:r>
      <w:r>
        <w:t xml:space="preserve"> sua curiosidade.</w:t>
      </w:r>
      <w:r w:rsidR="009A3CBA" w:rsidRPr="009A3CBA">
        <w:t xml:space="preserve"> </w:t>
      </w:r>
      <w:r w:rsidR="009A3CBA" w:rsidRPr="00A97A1F">
        <w:t>O objetivo principal é disponibilizar um aplicativo para auxiliar no ensino da religi</w:t>
      </w:r>
      <w:r w:rsidR="009A3CBA">
        <w:t>oso</w:t>
      </w:r>
      <w:r w:rsidR="009A3CBA" w:rsidRPr="00A97A1F">
        <w:t xml:space="preserve"> utilizando realidade aumentada e interface de usuário tangível.</w:t>
      </w:r>
      <w:r w:rsidR="009A3CBA" w:rsidRPr="009A3CBA">
        <w:t xml:space="preserve"> </w:t>
      </w:r>
      <w:r w:rsidR="009A3CBA" w:rsidRPr="00A97A1F">
        <w:t>Os objetivos específicos são:</w:t>
      </w:r>
      <w:r w:rsidR="009A3CBA" w:rsidRPr="009A3CBA">
        <w:t xml:space="preserve"> proporcionar uma forma alternativa de mostrar conteúdos relacionados ao ensino religioso</w:t>
      </w:r>
      <w:r w:rsidR="009A3CBA">
        <w:t>,</w:t>
      </w:r>
      <w:r w:rsidR="009A3CBA" w:rsidRPr="009A3CBA">
        <w:t xml:space="preserve"> avaliar a viabilidade do material educacional produzido no ensino religioso</w:t>
      </w:r>
      <w:r w:rsidR="009A3CBA">
        <w:t xml:space="preserve"> e</w:t>
      </w:r>
      <w:r w:rsidR="009A3CBA" w:rsidRPr="009A3CBA">
        <w:t xml:space="preserve"> criar um material educacional para descrever símbolos e filosofias</w:t>
      </w:r>
      <w:r w:rsidR="009A3CBA">
        <w:t>.</w:t>
      </w:r>
    </w:p>
    <w:p w14:paraId="0E64294D" w14:textId="77777777" w:rsidR="00F255FC" w:rsidRDefault="00F255FC" w:rsidP="00903748">
      <w:pPr>
        <w:pStyle w:val="Ttulo1"/>
      </w:pPr>
      <w:bookmarkStart w:id="11" w:name="_Toc54164913"/>
      <w:bookmarkStart w:id="12" w:name="_Toc54165667"/>
      <w:bookmarkStart w:id="13" w:name="_Toc54169325"/>
      <w:bookmarkStart w:id="14" w:name="_Toc96347431"/>
      <w:bookmarkStart w:id="15" w:name="_Toc96357715"/>
      <w:bookmarkStart w:id="16" w:name="_Toc96491858"/>
      <w:bookmarkStart w:id="17" w:name="_Toc511928431"/>
      <w:bookmarkStart w:id="18" w:name="_Toc419598587"/>
      <w:r>
        <w:t>FUNDAMENTAÇÃO TEÓRICA</w:t>
      </w:r>
      <w:bookmarkEnd w:id="11"/>
      <w:bookmarkEnd w:id="12"/>
      <w:bookmarkEnd w:id="13"/>
      <w:bookmarkEnd w:id="14"/>
      <w:bookmarkEnd w:id="15"/>
      <w:bookmarkEnd w:id="16"/>
      <w:bookmarkEnd w:id="17"/>
    </w:p>
    <w:p w14:paraId="7381FFBA" w14:textId="07846741" w:rsidR="00EE53F2" w:rsidRDefault="00EE53F2" w:rsidP="00EE53F2">
      <w:pPr>
        <w:pStyle w:val="TF-TEXTO"/>
      </w:pPr>
      <w:r>
        <w:t xml:space="preserve">Esta seção destina-se a apresentar fundamentos e ideias dos assuntos que são necessários para sustentar o projeto desenvolvido. A subseção 2.1 é destinada a falar sobre </w:t>
      </w:r>
      <w:r>
        <w:rPr>
          <w:color w:val="000000"/>
        </w:rPr>
        <w:t xml:space="preserve">realidade aumentada e Vuforia, enquanto a subseção </w:t>
      </w:r>
      <w:r>
        <w:t>2.2 aborda Interfaces de Usuário Tangíveis. Já na subseção 2.3, é abordada a legislação quanto à liberdade de crença e a BNCC, e por fim, a subseção 2.4 mostra os trabalhos correlatos.</w:t>
      </w:r>
    </w:p>
    <w:p w14:paraId="37910093" w14:textId="77777777" w:rsidR="0007781D" w:rsidRPr="00AB3294" w:rsidRDefault="0007781D" w:rsidP="00AB3294">
      <w:pPr>
        <w:pStyle w:val="Ttulo2"/>
      </w:pPr>
      <w:r w:rsidRPr="00AB3294">
        <w:t>realidade aumentada</w:t>
      </w:r>
    </w:p>
    <w:p w14:paraId="50CFDC4C" w14:textId="7C229586" w:rsidR="0007781D" w:rsidRDefault="0007781D" w:rsidP="0007781D">
      <w:pPr>
        <w:pStyle w:val="TF-TEXTO"/>
      </w:pPr>
      <w:r>
        <w:t>Diferentemente da realidade virtual</w:t>
      </w:r>
      <w:r w:rsidRPr="00006634">
        <w:t xml:space="preserve"> </w:t>
      </w:r>
      <w:r>
        <w:t>que transporta o usuário para um outro ambiente virtual fazendo-o abstrair completamente o ambiente físico e local,</w:t>
      </w:r>
      <w:r w:rsidRPr="00006634">
        <w:t xml:space="preserve"> </w:t>
      </w:r>
      <w:r>
        <w:t>a</w:t>
      </w:r>
      <w:r w:rsidRPr="00006634">
        <w:t xml:space="preserve"> </w:t>
      </w:r>
      <w:r>
        <w:t>realidade aumentada mantém o espaço real e transporta elementos virtuais para o espaço do usuário (TORI; HOUNSELL; KIRNER, 2020). A principal diferença entre RA e RV é que “[...] o principal objetivo da RV é usar a tecnologia para substituir a realidade ao passo que o principal objetivo da RA é melhorar a reali</w:t>
      </w:r>
      <w:r w:rsidRPr="00854CC3">
        <w:t xml:space="preserve">dade” (BILLINGHURST; WESTERFIELD; MITROVIC, 2015, p. 79). </w:t>
      </w:r>
      <w:r>
        <w:t>No desenvolvimento de realidade aumentada duas das SDK (d</w:t>
      </w:r>
      <w:r w:rsidRPr="00776167">
        <w:t xml:space="preserve">o inglês </w:t>
      </w:r>
      <w:r w:rsidRPr="00427FA7">
        <w:t xml:space="preserve">Software </w:t>
      </w:r>
      <w:proofErr w:type="spellStart"/>
      <w:r w:rsidRPr="00427FA7">
        <w:t>Development</w:t>
      </w:r>
      <w:proofErr w:type="spellEnd"/>
      <w:r w:rsidRPr="00427FA7">
        <w:t xml:space="preserve"> Kit </w:t>
      </w:r>
      <w:r>
        <w:t xml:space="preserve">- SDK) comumente usadas no desenvolvimento de aplicativos de RA são o </w:t>
      </w:r>
      <w:r w:rsidRPr="007D6579">
        <w:t>AR Foundation</w:t>
      </w:r>
      <w:r>
        <w:t xml:space="preserve"> e </w:t>
      </w:r>
      <w:r w:rsidRPr="007D6579">
        <w:t xml:space="preserve">Vuforia </w:t>
      </w:r>
      <w:proofErr w:type="spellStart"/>
      <w:r w:rsidRPr="007D6579">
        <w:t>Engine</w:t>
      </w:r>
      <w:proofErr w:type="spellEnd"/>
      <w:r>
        <w:t>.</w:t>
      </w:r>
    </w:p>
    <w:p w14:paraId="45BAD039" w14:textId="5A8B2A8C" w:rsidR="00EE53F2" w:rsidRDefault="0007781D" w:rsidP="00EE53F2">
      <w:pPr>
        <w:pStyle w:val="TF-TEXTO"/>
      </w:pPr>
      <w:bookmarkStart w:id="19" w:name="_Hlk120470131"/>
      <w:bookmarkStart w:id="20" w:name="_Hlk120468458"/>
      <w:r w:rsidRPr="007D6579">
        <w:t xml:space="preserve">O </w:t>
      </w:r>
      <w:r w:rsidR="008C0FC0">
        <w:t xml:space="preserve">SDK </w:t>
      </w:r>
      <w:r w:rsidRPr="007D6579">
        <w:t xml:space="preserve">AR Foundation, nativo da plataforma Unity, inclui recursos importantes da </w:t>
      </w:r>
      <w:proofErr w:type="spellStart"/>
      <w:r w:rsidRPr="007D6579">
        <w:t>ARKit</w:t>
      </w:r>
      <w:proofErr w:type="spellEnd"/>
      <w:r w:rsidRPr="007D6579">
        <w:t xml:space="preserve">, </w:t>
      </w:r>
      <w:proofErr w:type="spellStart"/>
      <w:r w:rsidRPr="007D6579">
        <w:t>ARCore</w:t>
      </w:r>
      <w:proofErr w:type="spellEnd"/>
      <w:r w:rsidRPr="007D6579">
        <w:t xml:space="preserve">, Magic </w:t>
      </w:r>
      <w:proofErr w:type="spellStart"/>
      <w:r w:rsidRPr="007D6579">
        <w:t>Leap</w:t>
      </w:r>
      <w:proofErr w:type="spellEnd"/>
      <w:r w:rsidRPr="007D6579">
        <w:t xml:space="preserve"> e HoloLens, embutindo recursos exclusivos do Unity para criar aplicativos robustos de RA (UNITY, 202</w:t>
      </w:r>
      <w:r w:rsidR="00EC062D">
        <w:t>2</w:t>
      </w:r>
      <w:r>
        <w:t>a</w:t>
      </w:r>
      <w:r w:rsidRPr="007D6579">
        <w:t>). Dessa forma o AR Foundation permite aproveitar recursos em um fluxo de trabalho unificado de diferentes plataformas para desenvolvimento de RA</w:t>
      </w:r>
      <w:r>
        <w:t xml:space="preserve"> </w:t>
      </w:r>
      <w:r w:rsidRPr="007D6579">
        <w:t>(UNITY, 202</w:t>
      </w:r>
      <w:bookmarkEnd w:id="19"/>
      <w:r w:rsidR="00EC062D">
        <w:t>2</w:t>
      </w:r>
      <w:r w:rsidR="00EE53F2">
        <w:t>a</w:t>
      </w:r>
      <w:r w:rsidR="00EE53F2" w:rsidRPr="00EE53F2">
        <w:t>)</w:t>
      </w:r>
      <w:r w:rsidR="00EE53F2">
        <w:t>. O AR Foundation utiliza a criação de âncoras virtuais como principal forma de integração de RA. Uma âncora é um ponto específico no espaço o qual se deseja que o dispositivo rastreie (UNITY, 202</w:t>
      </w:r>
      <w:r w:rsidR="00EC062D">
        <w:t>2</w:t>
      </w:r>
      <w:r w:rsidR="00EE53F2">
        <w:t>b).</w:t>
      </w:r>
    </w:p>
    <w:p w14:paraId="28FEDD1C" w14:textId="6F9D1B36" w:rsidR="0007781D" w:rsidRDefault="00B91253" w:rsidP="004E2080">
      <w:pPr>
        <w:pStyle w:val="TF-TEXTO"/>
      </w:pPr>
      <w:r>
        <w:t>Já o SDK</w:t>
      </w:r>
      <w:r w:rsidRPr="007D6579">
        <w:t xml:space="preserve"> </w:t>
      </w:r>
      <w:r w:rsidR="0007781D" w:rsidRPr="007D6579">
        <w:t xml:space="preserve">Vuforia </w:t>
      </w:r>
      <w:proofErr w:type="spellStart"/>
      <w:r w:rsidR="0007781D" w:rsidRPr="007D6579">
        <w:t>Engine</w:t>
      </w:r>
      <w:proofErr w:type="spellEnd"/>
      <w:r w:rsidR="0007781D" w:rsidRPr="007D6579">
        <w:t xml:space="preserve"> é a plataforma usada para desenvolvimento de RA, com suporte para telefones, tablets e óculos de </w:t>
      </w:r>
      <w:r w:rsidR="00853F00" w:rsidRPr="00853F00">
        <w:t xml:space="preserve">realidade aumentada </w:t>
      </w:r>
      <w:r w:rsidR="0007781D" w:rsidRPr="007D6579">
        <w:t xml:space="preserve">ou capacetes Realidade Virtual (VUFORIA, 2021a). </w:t>
      </w:r>
      <w:r>
        <w:t>O Vuforia permite</w:t>
      </w:r>
      <w:r w:rsidRPr="007D6579">
        <w:t xml:space="preserve"> </w:t>
      </w:r>
      <w:r w:rsidR="0007781D" w:rsidRPr="007D6579">
        <w:t>que desenvolvedores adicionem funcionalidade</w:t>
      </w:r>
      <w:r>
        <w:t>s</w:t>
      </w:r>
      <w:r w:rsidR="0007781D" w:rsidRPr="007D6579">
        <w:t xml:space="preserve"> de visão computacional a aplicativos Android, iOS e UWP para criar experiências RA que interagem de forma realista com objetos e o ambiente (VUFORIA, 2021</w:t>
      </w:r>
      <w:r w:rsidR="0007781D">
        <w:t>d</w:t>
      </w:r>
      <w:r w:rsidR="0007781D" w:rsidRPr="007D6579">
        <w:t xml:space="preserve">). O SDK da Vuforia </w:t>
      </w:r>
      <w:proofErr w:type="spellStart"/>
      <w:r w:rsidR="0007781D" w:rsidRPr="007D6579">
        <w:t>Engine</w:t>
      </w:r>
      <w:proofErr w:type="spellEnd"/>
      <w:r w:rsidR="0007781D" w:rsidRPr="007D6579">
        <w:t xml:space="preserve"> está disponível em ambientes de desenvolvimento como </w:t>
      </w:r>
      <w:proofErr w:type="spellStart"/>
      <w:r w:rsidR="0007781D" w:rsidRPr="007D6579">
        <w:t>Xcode</w:t>
      </w:r>
      <w:proofErr w:type="spellEnd"/>
      <w:r w:rsidR="0007781D" w:rsidRPr="007D6579">
        <w:t xml:space="preserve">, Android Studio ou Unity (VUFORIA, 2021b). Na utilização dentro do Unity, o Vuforia </w:t>
      </w:r>
      <w:proofErr w:type="spellStart"/>
      <w:r w:rsidR="0007781D" w:rsidRPr="007D6579">
        <w:t>Engine</w:t>
      </w:r>
      <w:proofErr w:type="spellEnd"/>
      <w:r w:rsidR="0007781D" w:rsidRPr="007D6579">
        <w:t xml:space="preserve"> pode ser usado junto com o AR Foundation na mesma cena caso necessário (VUFORIA, 2021c).</w:t>
      </w:r>
    </w:p>
    <w:p w14:paraId="54753492" w14:textId="067A4870" w:rsidR="0007781D" w:rsidRDefault="0007781D" w:rsidP="0007781D">
      <w:pPr>
        <w:pStyle w:val="TF-TEXTO"/>
      </w:pPr>
      <w:bookmarkStart w:id="21" w:name="_Hlk120472831"/>
      <w:r w:rsidRPr="00777C61">
        <w:t xml:space="preserve">O Vuforia utiliza principalmente marcadores para ancorar os objetos </w:t>
      </w:r>
      <w:r w:rsidR="00B91253">
        <w:t>3D</w:t>
      </w:r>
      <w:r w:rsidR="00B91253" w:rsidRPr="00777C61">
        <w:t xml:space="preserve"> </w:t>
      </w:r>
      <w:r w:rsidRPr="00777C61">
        <w:t>e assim proporcionar realidade aumentada. A ferramenta Vuforia Target Manager é utilizada para gerenciar o banco de dado para guardar os marcadores. Existem quatro tipos de marcadores de RA que podem ser adicionadas ao Vuforia Target Manager para utilizar no Vuforia. Os quatro marcadores</w:t>
      </w:r>
      <w:r>
        <w:t xml:space="preserve"> </w:t>
      </w:r>
      <w:r w:rsidR="00B91253">
        <w:t>são</w:t>
      </w:r>
      <w:r>
        <w:t xml:space="preserve"> </w:t>
      </w:r>
      <w:r w:rsidR="00B91253">
        <w:t>(</w:t>
      </w:r>
      <w:r w:rsidR="007232AB">
        <w:fldChar w:fldCharType="begin"/>
      </w:r>
      <w:r w:rsidR="007232AB">
        <w:instrText xml:space="preserve"> REF _Ref137643103 \h </w:instrText>
      </w:r>
      <w:r w:rsidR="007232AB">
        <w:fldChar w:fldCharType="separate"/>
      </w:r>
      <w:r w:rsidR="00D178FD">
        <w:t xml:space="preserve">Figura </w:t>
      </w:r>
      <w:r w:rsidR="00D178FD">
        <w:rPr>
          <w:noProof/>
        </w:rPr>
        <w:t>1</w:t>
      </w:r>
      <w:r w:rsidR="007232AB">
        <w:fldChar w:fldCharType="end"/>
      </w:r>
      <w:r w:rsidR="00B91253">
        <w:t>)</w:t>
      </w:r>
      <w:r w:rsidRPr="00777C61">
        <w:t xml:space="preserve">: o </w:t>
      </w:r>
      <w:r w:rsidRPr="00294C18">
        <w:rPr>
          <w:i/>
          <w:iCs/>
        </w:rPr>
        <w:t xml:space="preserve">Single </w:t>
      </w:r>
      <w:proofErr w:type="spellStart"/>
      <w:r w:rsidRPr="00294C18">
        <w:rPr>
          <w:i/>
          <w:iCs/>
        </w:rPr>
        <w:t>Image</w:t>
      </w:r>
      <w:proofErr w:type="spellEnd"/>
      <w:r w:rsidRPr="00777C61">
        <w:t xml:space="preserve"> </w:t>
      </w:r>
      <w:r w:rsidR="00B91253">
        <w:t>(</w:t>
      </w:r>
      <w:proofErr w:type="spellStart"/>
      <w:r w:rsidR="00B91253" w:rsidRPr="0012527A">
        <w:rPr>
          <w:rStyle w:val="TF-COURIER9"/>
        </w:rPr>
        <w:t>Image</w:t>
      </w:r>
      <w:proofErr w:type="spellEnd"/>
      <w:r w:rsidR="00B91253">
        <w:t xml:space="preserve">) </w:t>
      </w:r>
      <w:r w:rsidRPr="00777C61">
        <w:t xml:space="preserve">que é uma imagem plana, o </w:t>
      </w:r>
      <w:proofErr w:type="spellStart"/>
      <w:r w:rsidRPr="00294C18">
        <w:rPr>
          <w:i/>
          <w:iCs/>
        </w:rPr>
        <w:t>Cuboid</w:t>
      </w:r>
      <w:proofErr w:type="spellEnd"/>
      <w:r w:rsidRPr="00777C61">
        <w:t xml:space="preserve"> </w:t>
      </w:r>
      <w:r w:rsidR="000B376E">
        <w:t>(</w:t>
      </w:r>
      <w:proofErr w:type="spellStart"/>
      <w:r w:rsidR="000B376E" w:rsidRPr="0012527A">
        <w:rPr>
          <w:rStyle w:val="TF-COURIER9"/>
        </w:rPr>
        <w:t>Multi</w:t>
      </w:r>
      <w:proofErr w:type="spellEnd"/>
      <w:r w:rsidR="000B376E">
        <w:t xml:space="preserve">) </w:t>
      </w:r>
      <w:r w:rsidRPr="00777C61">
        <w:t xml:space="preserve">em que se pode utilizar </w:t>
      </w:r>
      <w:r w:rsidR="000B376E">
        <w:t xml:space="preserve">a forma de um cubo </w:t>
      </w:r>
      <w:r w:rsidRPr="00777C61">
        <w:t xml:space="preserve"> para detecção de marcadores em cada uma das </w:t>
      </w:r>
      <w:r w:rsidR="000B376E">
        <w:t xml:space="preserve">suas </w:t>
      </w:r>
      <w:r w:rsidRPr="00777C61">
        <w:t xml:space="preserve">faces, </w:t>
      </w:r>
      <w:proofErr w:type="spellStart"/>
      <w:r w:rsidRPr="00294C18">
        <w:rPr>
          <w:i/>
          <w:iCs/>
        </w:rPr>
        <w:t>Cylinder</w:t>
      </w:r>
      <w:proofErr w:type="spellEnd"/>
      <w:r w:rsidRPr="00777C61">
        <w:t xml:space="preserve"> </w:t>
      </w:r>
      <w:r w:rsidR="000B376E">
        <w:t>(</w:t>
      </w:r>
      <w:proofErr w:type="spellStart"/>
      <w:r w:rsidR="000B376E" w:rsidRPr="0012527A">
        <w:rPr>
          <w:rStyle w:val="TF-COURIER9"/>
        </w:rPr>
        <w:t>Cylinder</w:t>
      </w:r>
      <w:proofErr w:type="spellEnd"/>
      <w:r w:rsidR="000B376E">
        <w:t xml:space="preserve">) </w:t>
      </w:r>
      <w:r w:rsidR="00EE53F2">
        <w:t>no qual</w:t>
      </w:r>
      <w:r w:rsidRPr="00777C61">
        <w:t xml:space="preserve"> objetos cilíndricos podem ser detectados e, por último o 3D </w:t>
      </w:r>
      <w:proofErr w:type="spellStart"/>
      <w:r w:rsidRPr="00294C18">
        <w:rPr>
          <w:i/>
          <w:iCs/>
        </w:rPr>
        <w:t>Object</w:t>
      </w:r>
      <w:proofErr w:type="spellEnd"/>
      <w:r w:rsidRPr="00777C61">
        <w:t xml:space="preserve"> </w:t>
      </w:r>
      <w:r w:rsidR="000B376E">
        <w:t>(</w:t>
      </w:r>
      <w:proofErr w:type="spellStart"/>
      <w:r w:rsidR="000B376E" w:rsidRPr="0012527A">
        <w:rPr>
          <w:rStyle w:val="TF-COURIER9"/>
        </w:rPr>
        <w:t>Object</w:t>
      </w:r>
      <w:proofErr w:type="spellEnd"/>
      <w:r w:rsidR="000B376E">
        <w:t>) que permite</w:t>
      </w:r>
      <w:r w:rsidRPr="00777C61">
        <w:t xml:space="preserve"> utilizar objetos reais mais complexos com várias faces</w:t>
      </w:r>
      <w:r w:rsidRPr="00294C18">
        <w:t xml:space="preserve"> </w:t>
      </w:r>
      <w:r>
        <w:t>(</w:t>
      </w:r>
      <w:r w:rsidRPr="007D6579">
        <w:t>VUFORIA</w:t>
      </w:r>
      <w:r>
        <w:t>, 2021d)</w:t>
      </w:r>
      <w:r w:rsidRPr="00777C61">
        <w:t>.</w:t>
      </w:r>
    </w:p>
    <w:p w14:paraId="6A686C37" w14:textId="53B481D4" w:rsidR="007232AB" w:rsidRDefault="007232AB" w:rsidP="007232AB">
      <w:pPr>
        <w:pStyle w:val="TF-LEGENDA"/>
      </w:pPr>
      <w:bookmarkStart w:id="22" w:name="_Ref137643103"/>
      <w:r>
        <w:t xml:space="preserve">Figura </w:t>
      </w:r>
      <w:fldSimple w:instr=" SEQ Figura \* ARABIC ">
        <w:r w:rsidR="00D178FD">
          <w:rPr>
            <w:noProof/>
          </w:rPr>
          <w:t>1</w:t>
        </w:r>
      </w:fldSimple>
      <w:bookmarkEnd w:id="22"/>
      <w:r>
        <w:t xml:space="preserve"> – Marcadores possíveis no Vuforia aplicativo</w:t>
      </w:r>
    </w:p>
    <w:p w14:paraId="5EB12AF4" w14:textId="1D531C33" w:rsidR="00B91253" w:rsidRDefault="000B376E" w:rsidP="0012527A">
      <w:pPr>
        <w:pStyle w:val="TF-FIGURA"/>
        <w:rPr>
          <w:noProof/>
        </w:rPr>
      </w:pPr>
      <w:r w:rsidRPr="000B376E">
        <w:rPr>
          <w:noProof/>
        </w:rPr>
        <w:drawing>
          <wp:inline distT="0" distB="0" distL="0" distR="0" wp14:anchorId="186D9923" wp14:editId="19BED8B0">
            <wp:extent cx="3478696" cy="1338210"/>
            <wp:effectExtent l="12700" t="12700" r="13970" b="8255"/>
            <wp:docPr id="65258683"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8683" name="Imagem 1" descr="Interface gráfica do usuário&#10;&#10;Descrição gerada automaticamente com confiança média"/>
                    <pic:cNvPicPr/>
                  </pic:nvPicPr>
                  <pic:blipFill>
                    <a:blip r:embed="rId11"/>
                    <a:stretch>
                      <a:fillRect/>
                    </a:stretch>
                  </pic:blipFill>
                  <pic:spPr>
                    <a:xfrm>
                      <a:off x="0" y="0"/>
                      <a:ext cx="3549477" cy="1365438"/>
                    </a:xfrm>
                    <a:prstGeom prst="rect">
                      <a:avLst/>
                    </a:prstGeom>
                    <a:ln w="12700">
                      <a:solidFill>
                        <a:schemeClr val="tx1"/>
                      </a:solidFill>
                    </a:ln>
                  </pic:spPr>
                </pic:pic>
              </a:graphicData>
            </a:graphic>
          </wp:inline>
        </w:drawing>
      </w:r>
    </w:p>
    <w:p w14:paraId="2F6E94C4" w14:textId="130C8F6D" w:rsidR="0007781D" w:rsidRDefault="00B91253" w:rsidP="007232AB">
      <w:pPr>
        <w:pStyle w:val="TF-FONTE"/>
      </w:pPr>
      <w:r>
        <w:t>Fonte:</w:t>
      </w:r>
      <w:r w:rsidRPr="00336563">
        <w:t xml:space="preserve"> </w:t>
      </w:r>
      <w:r w:rsidRPr="007D6579">
        <w:t>Vuforia</w:t>
      </w:r>
      <w:r>
        <w:t xml:space="preserve"> (</w:t>
      </w:r>
      <w:r w:rsidRPr="007D6579">
        <w:t>2021c</w:t>
      </w:r>
      <w:r>
        <w:t>).</w:t>
      </w:r>
      <w:bookmarkEnd w:id="21"/>
    </w:p>
    <w:bookmarkEnd w:id="20"/>
    <w:p w14:paraId="404DE0DF" w14:textId="77777777" w:rsidR="0007781D" w:rsidRPr="00AB3294" w:rsidRDefault="0007781D" w:rsidP="00AB3294">
      <w:pPr>
        <w:pStyle w:val="Ttulo2"/>
      </w:pPr>
      <w:r w:rsidRPr="00AB3294">
        <w:lastRenderedPageBreak/>
        <w:t>interfaces de usuário tangíveis</w:t>
      </w:r>
    </w:p>
    <w:p w14:paraId="6068C1CC" w14:textId="0066BDB8" w:rsidR="00EE53F2" w:rsidRPr="00EE53F2" w:rsidRDefault="0007781D" w:rsidP="00EE53F2">
      <w:pPr>
        <w:pStyle w:val="TF-TEXTO"/>
      </w:pPr>
      <w:r w:rsidRPr="00EE53F2">
        <w:t>Uma Interface de Usuário Tangível (</w:t>
      </w:r>
      <w:proofErr w:type="spellStart"/>
      <w:r w:rsidRPr="00EE53F2">
        <w:t>Tangible</w:t>
      </w:r>
      <w:proofErr w:type="spellEnd"/>
      <w:r w:rsidRPr="00EE53F2">
        <w:t xml:space="preserve"> </w:t>
      </w:r>
      <w:proofErr w:type="spellStart"/>
      <w:r w:rsidRPr="00EE53F2">
        <w:t>User</w:t>
      </w:r>
      <w:proofErr w:type="spellEnd"/>
      <w:r w:rsidRPr="00EE53F2">
        <w:t xml:space="preserve"> Interface - TUI) deve ser diferenciada por uma Interface de Usuário Gráfica (</w:t>
      </w:r>
      <w:proofErr w:type="spellStart"/>
      <w:r w:rsidRPr="00EE53F2">
        <w:t>Graphics</w:t>
      </w:r>
      <w:proofErr w:type="spellEnd"/>
      <w:r w:rsidRPr="00EE53F2">
        <w:t xml:space="preserve"> </w:t>
      </w:r>
      <w:proofErr w:type="spellStart"/>
      <w:r w:rsidRPr="00EE53F2">
        <w:t>User</w:t>
      </w:r>
      <w:proofErr w:type="spellEnd"/>
      <w:r w:rsidRPr="00EE53F2">
        <w:t xml:space="preserve"> Interface - GUI). Nas </w:t>
      </w:r>
      <w:proofErr w:type="spellStart"/>
      <w:r w:rsidRPr="00EE53F2">
        <w:t>GUIs</w:t>
      </w:r>
      <w:proofErr w:type="spellEnd"/>
      <w:r w:rsidRPr="00EE53F2">
        <w:t xml:space="preserve"> normalmente existe uma clara distinção entre os dispositivos de entrada e os dispositivos de saída. </w:t>
      </w:r>
      <w:r w:rsidR="00EE53F2" w:rsidRPr="00EE53F2">
        <w:t xml:space="preserve">Na GUI os dispositivos de entrada seriam mouse e teclado, enquanto dispositivos de saída seriam monitores ou telas de dispositivos móveis. Segundo </w:t>
      </w:r>
      <w:proofErr w:type="spellStart"/>
      <w:r w:rsidR="00EE53F2" w:rsidRPr="00EE53F2">
        <w:t>Ullmer</w:t>
      </w:r>
      <w:proofErr w:type="spellEnd"/>
      <w:r w:rsidR="00EE53F2" w:rsidRPr="00EE53F2">
        <w:t xml:space="preserve"> e Ishii (2001), as </w:t>
      </w:r>
      <w:proofErr w:type="spellStart"/>
      <w:r w:rsidR="00EE53F2" w:rsidRPr="00EE53F2">
        <w:t>TUIs</w:t>
      </w:r>
      <w:proofErr w:type="spellEnd"/>
      <w:r w:rsidR="00EE53F2" w:rsidRPr="00EE53F2">
        <w:t xml:space="preserve"> utilizam a eliminação da distinção entre dispositivos de entrada e dispositivos de saída, juntando os controles e representações em uma unidade apenas.</w:t>
      </w:r>
    </w:p>
    <w:p w14:paraId="71AAD29E" w14:textId="173F8938" w:rsidR="0007781D" w:rsidRPr="00EE53F2" w:rsidRDefault="0007781D" w:rsidP="00EE53F2">
      <w:pPr>
        <w:pStyle w:val="TF-TEXTO"/>
      </w:pPr>
      <w:r w:rsidRPr="00EE53F2">
        <w:t>Segundo Ishii (2008)</w:t>
      </w:r>
      <w:r w:rsidR="00EE53F2">
        <w:t>,</w:t>
      </w:r>
      <w:r w:rsidRPr="00EE53F2">
        <w:t xml:space="preserve"> a TUI serve</w:t>
      </w:r>
      <w:r w:rsidR="00EE53F2">
        <w:t xml:space="preserve"> a</w:t>
      </w:r>
      <w:r w:rsidRPr="00EE53F2">
        <w:t xml:space="preserve"> um propósito especial para um aplicativo específico usando formas físicas explícitas, e deve trabalhar em conjunto com a interface gráfica afetando a contraparte digital gerada, enquanto a GUI seria utilizada de forma mais generalizada. A partir do que foi apresentado conclui-se que a eficácia da TUI irá depender do acoplamento perceptual entre a interface tangível e a interface gráfica, pois caso ambas não estejam bem acopladas haverá uma quebra na imersão do usuário.</w:t>
      </w:r>
    </w:p>
    <w:p w14:paraId="415EF893" w14:textId="7F5FE790" w:rsidR="0007781D" w:rsidRDefault="0007781D" w:rsidP="00AB3294">
      <w:pPr>
        <w:pStyle w:val="Ttulo2"/>
      </w:pPr>
      <w:r w:rsidRPr="00E85AC3">
        <w:t>legislação quanto ao direito de crença religiosa</w:t>
      </w:r>
      <w:r w:rsidR="00114772">
        <w:t xml:space="preserve"> e bnnc</w:t>
      </w:r>
    </w:p>
    <w:p w14:paraId="587418EB" w14:textId="7948BBC2" w:rsidR="00E63369" w:rsidRDefault="008C49A9" w:rsidP="00E63369">
      <w:pPr>
        <w:pStyle w:val="TF-TEXTO"/>
      </w:pPr>
      <w:bookmarkStart w:id="23" w:name="_Hlk120000772"/>
      <w:r w:rsidRPr="008C49A9">
        <w:rPr>
          <w:color w:val="000000"/>
        </w:rPr>
        <w:t xml:space="preserve">A Constituição da República Federativa do Brasil de 1988, </w:t>
      </w:r>
      <w:r w:rsidRPr="008C49A9">
        <w:t xml:space="preserve">(BRASIL, 1988, Art.5) </w:t>
      </w:r>
      <w:r w:rsidR="0007781D" w:rsidRPr="008C49A9">
        <w:rPr>
          <w:color w:val="000000"/>
        </w:rPr>
        <w:t>consagra como direito</w:t>
      </w:r>
      <w:r w:rsidRPr="008C49A9">
        <w:rPr>
          <w:color w:val="000000"/>
        </w:rPr>
        <w:t xml:space="preserve"> humano</w:t>
      </w:r>
      <w:r w:rsidR="0007781D" w:rsidRPr="008C49A9">
        <w:rPr>
          <w:color w:val="000000"/>
        </w:rPr>
        <w:t xml:space="preserve"> fundamental a liberdade de religião no artigo 5º, VI</w:t>
      </w:r>
      <w:bookmarkStart w:id="24" w:name="_Hlk119999601"/>
      <w:r w:rsidR="0092746E" w:rsidRPr="008C49A9">
        <w:rPr>
          <w:color w:val="000000"/>
        </w:rPr>
        <w:t xml:space="preserve"> </w:t>
      </w:r>
      <w:r w:rsidR="0007781D" w:rsidRPr="008C49A9">
        <w:rPr>
          <w:rStyle w:val="CitaoChar"/>
          <w:i w:val="0"/>
          <w:iCs w:val="0"/>
          <w:color w:val="auto"/>
          <w:sz w:val="20"/>
          <w:szCs w:val="20"/>
        </w:rPr>
        <w:t xml:space="preserve">“[...]- é inviolável a liberdade de consciência e de crença, sendo assegurado o livre exercício dos cultos religiosos e garantida, na forma da lei, a proteção aos locais de culto e a suas </w:t>
      </w:r>
      <w:r w:rsidRPr="008C49A9">
        <w:rPr>
          <w:rStyle w:val="CitaoChar"/>
          <w:i w:val="0"/>
          <w:iCs w:val="0"/>
          <w:color w:val="auto"/>
          <w:sz w:val="20"/>
          <w:szCs w:val="20"/>
        </w:rPr>
        <w:t>liturgias</w:t>
      </w:r>
      <w:r w:rsidRPr="008C49A9">
        <w:rPr>
          <w:rStyle w:val="CitaoChar"/>
          <w:color w:val="auto"/>
          <w:sz w:val="20"/>
          <w:szCs w:val="20"/>
        </w:rPr>
        <w:t>;”</w:t>
      </w:r>
      <w:r w:rsidRPr="008C49A9">
        <w:t>. Assim</w:t>
      </w:r>
      <w:r w:rsidR="00B40B5A" w:rsidRPr="008C49A9">
        <w:t>,</w:t>
      </w:r>
      <w:r w:rsidR="005A12BC" w:rsidRPr="008C49A9">
        <w:t xml:space="preserve"> segundo a </w:t>
      </w:r>
      <w:r w:rsidR="005A12BC" w:rsidRPr="008C49A9">
        <w:rPr>
          <w:color w:val="000000"/>
        </w:rPr>
        <w:t xml:space="preserve">Constituição Federal </w:t>
      </w:r>
      <w:r w:rsidR="0007781D" w:rsidRPr="008C49A9">
        <w:t>o Brasil é um país laico</w:t>
      </w:r>
      <w:r w:rsidRPr="008C49A9">
        <w:t>, logo sem uma religião oficial</w:t>
      </w:r>
      <w:r w:rsidR="0007781D" w:rsidRPr="008C49A9">
        <w:t xml:space="preserve">. Soriano </w:t>
      </w:r>
      <w:r w:rsidR="00B40B5A" w:rsidRPr="008C49A9">
        <w:t xml:space="preserve">(1990, p. 64) </w:t>
      </w:r>
      <w:r w:rsidR="0007781D" w:rsidRPr="008C49A9">
        <w:t>afirma que “[...] o Estado tem o dever de proteger o pluralismo religioso dentro de seu território, criar as condições materiais para um bom exercício sem problemas dos atos religiosos das distintas religiões, velar pela pureza do princípio de igualdade religiosa”</w:t>
      </w:r>
      <w:r w:rsidR="00B40B5A" w:rsidRPr="008C49A9">
        <w:t>. C</w:t>
      </w:r>
      <w:r w:rsidR="0007781D" w:rsidRPr="008C49A9">
        <w:t>om essa afirmação entende-se que, o Estado deve se preocupar em proporcionar a seus cidadãos um clima de compreensão religiosa, proscrevendo a intolerância e o fanatismo. A liberdade religiosa pode ser entendida como a liberdade de escolher e manifestar qualquer religião, consistindo no livre exercício de seus ritos, cultos, tradições e cerimônias. Segundo Soriano (2002, p. 9), a liberdade religiosa subdivide-se em três partes: a liberdade de crença, na qual o indivíduo possui o direito de crer ou não em algo podendo escolher uma crença, abrangendo também o direito de mudar de crença ou religião; a liberdade de culto, em que a pessoa tem o direito de expressar e manifestar a sua crença; e a liberdade de organização religiosa, que representa o direito de existência da religião e da sua organização, sendo uma consequência do Estado Laico.</w:t>
      </w:r>
      <w:bookmarkEnd w:id="23"/>
      <w:bookmarkEnd w:id="24"/>
    </w:p>
    <w:p w14:paraId="68B84D20" w14:textId="7FFFB0D5" w:rsidR="00264A15" w:rsidRDefault="00264A15" w:rsidP="00264A15">
      <w:pPr>
        <w:pStyle w:val="TF-TEXTO"/>
      </w:pPr>
      <w:r w:rsidRPr="00E26487">
        <w:t xml:space="preserve">Segundo </w:t>
      </w:r>
      <w:r w:rsidR="00B40B5A">
        <w:t>a</w:t>
      </w:r>
      <w:r w:rsidR="00B40B5A" w:rsidRPr="00036ACE">
        <w:t xml:space="preserve"> </w:t>
      </w:r>
      <w:r w:rsidRPr="00036ACE">
        <w:t>BNCC</w:t>
      </w:r>
      <w:r w:rsidRPr="00E26487">
        <w:t xml:space="preserve"> (</w:t>
      </w:r>
      <w:r w:rsidR="00AF59EA" w:rsidRPr="00AF59EA">
        <w:t xml:space="preserve">BRASIL, 2018 </w:t>
      </w:r>
      <w:r w:rsidRPr="00E26487">
        <w:t>p.</w:t>
      </w:r>
      <w:r w:rsidR="00AF59EA">
        <w:t>8</w:t>
      </w:r>
      <w:r w:rsidRPr="00E26487">
        <w:t xml:space="preserve">) “Ao longo da Educação Básica, as aprendizagens essenciais definidas na BNCC devem concorrer para assegurar aos estudantes o desenvolvimento de dez competências gerais, que consubstanciam, no âmbito pedagógico, os direitos de aprendizagem e desenvolvimento.” Dentre essas competências que asseguram o direito </w:t>
      </w:r>
      <w:r w:rsidR="00EE53F2">
        <w:t>à</w:t>
      </w:r>
      <w:r w:rsidRPr="00E26487">
        <w:t xml:space="preserve"> aprendizagem este trabalho deseja</w:t>
      </w:r>
      <w:r>
        <w:t xml:space="preserve"> contemplar a competência de </w:t>
      </w:r>
    </w:p>
    <w:p w14:paraId="0173A8CF" w14:textId="524A211D" w:rsidR="00264A15" w:rsidRPr="00E26487" w:rsidRDefault="00404FF7" w:rsidP="00264A15">
      <w:pPr>
        <w:pStyle w:val="TF-CITAO"/>
      </w:pPr>
      <w:r w:rsidRPr="00854CC3">
        <w:rPr>
          <w:rFonts w:eastAsia="Calibri"/>
        </w:rPr>
        <w:t>Valorizar a diversidade de saberes e vivências culturais e apropriar-se de conhecimentos e experiências que lhe possibilitem entender as relações próprias do mundo do trabalho e fazer escolhas alinhadas ao exercício da cidadania e ao seu projeto de vida, com liberdade, autonomia, consciência crítica e responsabilidade.</w:t>
      </w:r>
      <w:r w:rsidR="00264A15" w:rsidRPr="00E26487">
        <w:t xml:space="preserve"> </w:t>
      </w:r>
      <w:r w:rsidR="00264A15" w:rsidRPr="00453C0F">
        <w:t>(</w:t>
      </w:r>
      <w:r w:rsidR="00AF59EA" w:rsidRPr="00AF59EA">
        <w:rPr>
          <w:sz w:val="20"/>
        </w:rPr>
        <w:t>BRASIL, 2018</w:t>
      </w:r>
      <w:r w:rsidR="0092746E">
        <w:rPr>
          <w:sz w:val="20"/>
        </w:rPr>
        <w:t>,</w:t>
      </w:r>
      <w:r w:rsidR="00AF59EA" w:rsidRPr="00AF59EA">
        <w:rPr>
          <w:sz w:val="20"/>
        </w:rPr>
        <w:t xml:space="preserve"> </w:t>
      </w:r>
      <w:r w:rsidR="00264A15">
        <w:t>p.9</w:t>
      </w:r>
      <w:r w:rsidR="00264A15" w:rsidRPr="00453C0F">
        <w:t>)</w:t>
      </w:r>
    </w:p>
    <w:p w14:paraId="2F942BF0" w14:textId="1CDF70F5" w:rsidR="00A777A5" w:rsidRDefault="00EE53F2" w:rsidP="00FF6D20">
      <w:pPr>
        <w:pStyle w:val="TF-TEXTO"/>
      </w:pPr>
      <w:r w:rsidRPr="008C49A9">
        <w:t xml:space="preserve">Na BNCC, o ensino religioso, assim como outras </w:t>
      </w:r>
      <w:r w:rsidR="008C49A9" w:rsidRPr="008C49A9">
        <w:t>componentes curriculares</w:t>
      </w:r>
      <w:r w:rsidRPr="008C49A9">
        <w:t xml:space="preserve">, possui competências específicas que devem </w:t>
      </w:r>
      <w:r w:rsidR="00264A15" w:rsidRPr="008C49A9">
        <w:t>ser trabalhadas em sala de aula</w:t>
      </w:r>
      <w:r w:rsidR="00B40B5A" w:rsidRPr="008C49A9">
        <w:t>.</w:t>
      </w:r>
      <w:r w:rsidR="00264A15" w:rsidRPr="008C49A9">
        <w:t xml:space="preserve"> </w:t>
      </w:r>
      <w:r w:rsidR="00B40B5A" w:rsidRPr="008C49A9">
        <w:t xml:space="preserve">Dentre </w:t>
      </w:r>
      <w:r w:rsidR="00264A15" w:rsidRPr="008C49A9">
        <w:t>elas esse projeto visa</w:t>
      </w:r>
      <w:r w:rsidRPr="008C49A9">
        <w:t xml:space="preserve"> a</w:t>
      </w:r>
      <w:r w:rsidR="00264A15" w:rsidRPr="008C49A9">
        <w:t xml:space="preserve"> abranger a segunda e quarta competência</w:t>
      </w:r>
      <w:r w:rsidRPr="008C49A9">
        <w:t>s</w:t>
      </w:r>
      <w:r w:rsidR="00B40B5A" w:rsidRPr="008C49A9">
        <w:t>,</w:t>
      </w:r>
      <w:r w:rsidR="00264A15" w:rsidRPr="008C49A9">
        <w:t xml:space="preserve"> sendo elas respectivamente “Compreender, valorizar e respeitar as manifestações religiosas e filosofias de vida, suas experiências e saberes, em diferentes tempos, espaços e territórios.” (</w:t>
      </w:r>
      <w:r w:rsidR="00AF59EA" w:rsidRPr="008C49A9">
        <w:t>BRASIL, 2018</w:t>
      </w:r>
      <w:r w:rsidR="0092746E" w:rsidRPr="008C49A9">
        <w:t>,</w:t>
      </w:r>
      <w:r w:rsidR="00F138A3" w:rsidRPr="008C49A9">
        <w:t xml:space="preserve"> </w:t>
      </w:r>
      <w:r w:rsidR="00853F00" w:rsidRPr="008C49A9">
        <w:t>p</w:t>
      </w:r>
      <w:r w:rsidR="00F138A3" w:rsidRPr="008C49A9">
        <w:t>. 437</w:t>
      </w:r>
      <w:r w:rsidR="00264A15" w:rsidRPr="008C49A9">
        <w:t>) e “Conviver com a diversidade de crenças, pensamentos, convicções, modos de ser e viver.” (</w:t>
      </w:r>
      <w:r w:rsidR="00AF59EA" w:rsidRPr="008C49A9">
        <w:t>BRASIL, 2018</w:t>
      </w:r>
      <w:r w:rsidR="0092746E" w:rsidRPr="008C49A9">
        <w:t>,</w:t>
      </w:r>
      <w:r w:rsidR="00F138A3" w:rsidRPr="008C49A9">
        <w:t xml:space="preserve"> p437</w:t>
      </w:r>
      <w:r w:rsidR="00264A15" w:rsidRPr="008C49A9">
        <w:t>).</w:t>
      </w:r>
    </w:p>
    <w:p w14:paraId="67C37230" w14:textId="10B8BAAA" w:rsidR="00FF6D20" w:rsidRDefault="00FF6D20" w:rsidP="00EE53F2">
      <w:pPr>
        <w:pStyle w:val="TF-TEXTO"/>
      </w:pPr>
      <w:r w:rsidRPr="00FF6D20">
        <w:t>O Ensino Religioso de acordo com a BNCC (BRASIL, 2017) está organizado a partir de três unidades temáticas desenvolvidas ao longo do Ensino Fundamental, são elas Identidades e Alteridades, Manifestações Religiosas, Crenças Religiosas e Filosofias de Vida. No sexto ano na unidade temática “crenças religiosas e filosofias de vida</w:t>
      </w:r>
      <w:r w:rsidR="008C49A9" w:rsidRPr="00FF6D20">
        <w:t>”,</w:t>
      </w:r>
      <w:r w:rsidRPr="00FF6D20">
        <w:t xml:space="preserve"> um dos objetos de conhecimento é “Símbolos, ritos e mitos religiosos” (BRASIL, 2017, p. 451), que será desenvolvido neste projeto. A partir dessa unidade temática e objeto de conhecimento a </w:t>
      </w:r>
      <w:r w:rsidR="00D12023" w:rsidRPr="00FF6D20">
        <w:t>BNCC (</w:t>
      </w:r>
      <w:r w:rsidRPr="00FF6D20">
        <w:t>BRASIL, 2017, p.453) apresenta as habilidades “(EF06ER06) Reconhecer a importância dos mitos, ritos, símbolos e textos na estruturação das diferentes crenças, tradições e movimentos religiosos” e “(EF06ER07) Exemplificar a relação entre mito, rito e símbolo nas práticas celebrativas de diferentes tradições religiosas</w:t>
      </w:r>
      <w:r w:rsidR="000B4EFD" w:rsidRPr="00FF6D20">
        <w:t>”. Este</w:t>
      </w:r>
      <w:r w:rsidRPr="00FF6D20">
        <w:t xml:space="preserve"> projeto está pautado nestas duas habilidades.</w:t>
      </w:r>
    </w:p>
    <w:p w14:paraId="4B4647E8" w14:textId="7A95D238" w:rsidR="00A7748B" w:rsidRPr="00AB3294" w:rsidRDefault="00A7748B" w:rsidP="00AB3294">
      <w:pPr>
        <w:pStyle w:val="Ttulo2"/>
      </w:pPr>
      <w:r w:rsidRPr="00AB3294">
        <w:t>TRABALHOS CORRELATOS</w:t>
      </w:r>
    </w:p>
    <w:p w14:paraId="1B3AFEAD" w14:textId="070B94B9" w:rsidR="0088531D" w:rsidRDefault="00C64BD3" w:rsidP="006656B5">
      <w:pPr>
        <w:pStyle w:val="TF-TEXTO"/>
      </w:pPr>
      <w:r>
        <w:t>Nesta seção, são apresentados os trabalhos acadêmicos com características semelhantes ao objetivo de estudo proposto.</w:t>
      </w:r>
      <w:r w:rsidR="00F46255">
        <w:t xml:space="preserve"> O primeiro trabalho é uma ferramenta de realidade aumentada para o ensino do sistema solar (SCHMITZ, 2017)</w:t>
      </w:r>
      <w:r w:rsidR="00BE7CEE">
        <w:t xml:space="preserve"> descrito no </w:t>
      </w:r>
      <w:r w:rsidR="00407022">
        <w:fldChar w:fldCharType="begin"/>
      </w:r>
      <w:r w:rsidR="00407022">
        <w:instrText xml:space="preserve"> REF _Ref137657641 \h </w:instrText>
      </w:r>
      <w:r w:rsidR="00407022">
        <w:fldChar w:fldCharType="separate"/>
      </w:r>
      <w:r w:rsidR="00D178FD">
        <w:t xml:space="preserve">Quadro </w:t>
      </w:r>
      <w:r w:rsidR="00D178FD">
        <w:rPr>
          <w:noProof/>
        </w:rPr>
        <w:t>1</w:t>
      </w:r>
      <w:r w:rsidR="00407022">
        <w:fldChar w:fldCharType="end"/>
      </w:r>
      <w:r w:rsidR="00F46255">
        <w:t xml:space="preserve">. O segundo trabalho </w:t>
      </w:r>
      <w:r w:rsidR="00F46255">
        <w:rPr>
          <w:color w:val="000000"/>
        </w:rPr>
        <w:t xml:space="preserve">desenvolveu um aplicativo </w:t>
      </w:r>
      <w:r w:rsidR="002C7687">
        <w:rPr>
          <w:color w:val="000000"/>
        </w:rPr>
        <w:t xml:space="preserve">em forma de </w:t>
      </w:r>
      <w:r w:rsidR="00F46255">
        <w:rPr>
          <w:color w:val="000000"/>
        </w:rPr>
        <w:t xml:space="preserve">livros interativos sobre introdução e estudo de templos em </w:t>
      </w:r>
      <w:proofErr w:type="spellStart"/>
      <w:r w:rsidR="00F46255">
        <w:rPr>
          <w:color w:val="000000"/>
        </w:rPr>
        <w:t>Mojokerto</w:t>
      </w:r>
      <w:proofErr w:type="spellEnd"/>
      <w:r w:rsidR="00F46255">
        <w:rPr>
          <w:color w:val="000000"/>
        </w:rPr>
        <w:t xml:space="preserve"> </w:t>
      </w:r>
      <w:r w:rsidR="00F46255" w:rsidRPr="00DD5657">
        <w:rPr>
          <w:color w:val="000000"/>
        </w:rPr>
        <w:t>baseado</w:t>
      </w:r>
      <w:r w:rsidR="00F46255">
        <w:rPr>
          <w:color w:val="000000"/>
        </w:rPr>
        <w:t xml:space="preserve"> em </w:t>
      </w:r>
      <w:r w:rsidR="00F46255">
        <w:t>realidade aumentada</w:t>
      </w:r>
      <w:r w:rsidR="008C7E34">
        <w:t xml:space="preserve"> </w:t>
      </w:r>
      <w:r w:rsidR="008C7E34">
        <w:rPr>
          <w:color w:val="000000"/>
        </w:rPr>
        <w:t>(SETIWAN, 2019)</w:t>
      </w:r>
      <w:r w:rsidR="008C7E34">
        <w:t>,</w:t>
      </w:r>
      <w:r w:rsidR="00F46255">
        <w:rPr>
          <w:color w:val="000000"/>
        </w:rPr>
        <w:t xml:space="preserve"> que tem como objetivo tornar o ensino do contexto religioso e histórico</w:t>
      </w:r>
      <w:r w:rsidR="008C7E34">
        <w:rPr>
          <w:color w:val="000000"/>
        </w:rPr>
        <w:t xml:space="preserve"> dos templos em </w:t>
      </w:r>
      <w:proofErr w:type="spellStart"/>
      <w:r w:rsidR="008C7E34">
        <w:rPr>
          <w:color w:val="000000"/>
        </w:rPr>
        <w:t>Mojokerto</w:t>
      </w:r>
      <w:proofErr w:type="spellEnd"/>
      <w:r w:rsidR="008C7E34">
        <w:rPr>
          <w:color w:val="000000"/>
        </w:rPr>
        <w:t xml:space="preserve"> mais </w:t>
      </w:r>
      <w:r w:rsidR="005615A3">
        <w:rPr>
          <w:color w:val="000000"/>
        </w:rPr>
        <w:t>interessante (</w:t>
      </w:r>
      <w:r w:rsidR="00BD49C5">
        <w:fldChar w:fldCharType="begin"/>
      </w:r>
      <w:r w:rsidR="00BD49C5">
        <w:instrText xml:space="preserve"> REF _Ref137659558 \h </w:instrText>
      </w:r>
      <w:r w:rsidR="00BD49C5">
        <w:fldChar w:fldCharType="separate"/>
      </w:r>
      <w:r w:rsidR="00D178FD">
        <w:t xml:space="preserve">Quadro </w:t>
      </w:r>
      <w:r w:rsidR="00D178FD">
        <w:rPr>
          <w:noProof/>
        </w:rPr>
        <w:t>2</w:t>
      </w:r>
      <w:r w:rsidR="00BD49C5">
        <w:fldChar w:fldCharType="end"/>
      </w:r>
      <w:r w:rsidR="00B07F89">
        <w:t>)</w:t>
      </w:r>
      <w:r w:rsidR="00F46255">
        <w:rPr>
          <w:color w:val="000000"/>
        </w:rPr>
        <w:t>.</w:t>
      </w:r>
      <w:r w:rsidR="00F46255" w:rsidRPr="003C35B5">
        <w:t xml:space="preserve"> </w:t>
      </w:r>
      <w:r w:rsidR="00F46255">
        <w:t>O terceiro trabalho foi desenvolvido por Reiter (2018)</w:t>
      </w:r>
      <w:r w:rsidR="00BE7CEE" w:rsidRPr="00BE7CEE">
        <w:rPr>
          <w:color w:val="000000"/>
        </w:rPr>
        <w:t xml:space="preserve"> </w:t>
      </w:r>
      <w:r w:rsidR="00BE7CEE" w:rsidRPr="00CD7F01">
        <w:t>descrito no</w:t>
      </w:r>
      <w:r w:rsidR="00CD7F01" w:rsidRPr="00CD7F01">
        <w:t xml:space="preserve"> </w:t>
      </w:r>
      <w:r w:rsidR="00BD49C5">
        <w:fldChar w:fldCharType="begin"/>
      </w:r>
      <w:r w:rsidR="00BD49C5">
        <w:instrText xml:space="preserve"> REF _Ref137659757 \h </w:instrText>
      </w:r>
      <w:r w:rsidR="00BD49C5">
        <w:fldChar w:fldCharType="separate"/>
      </w:r>
      <w:r w:rsidR="00D178FD">
        <w:t xml:space="preserve">Quadro </w:t>
      </w:r>
      <w:r w:rsidR="00D178FD">
        <w:rPr>
          <w:noProof/>
        </w:rPr>
        <w:t>3</w:t>
      </w:r>
      <w:r w:rsidR="00BD49C5">
        <w:fldChar w:fldCharType="end"/>
      </w:r>
      <w:r>
        <w:t xml:space="preserve">. Esse terceiro estudo apresenta uma ferramenta para criação de cenas </w:t>
      </w:r>
      <w:r>
        <w:lastRenderedPageBreak/>
        <w:t>com animações, utilizando os conceitos de realidade aumentada e interface de usuário tangível. Além disso, também fez testes com usuários para verificar a usabilidade da ferramenta.</w:t>
      </w:r>
    </w:p>
    <w:p w14:paraId="0264DC32" w14:textId="79DA0C83" w:rsidR="005816A3" w:rsidRPr="001B7764" w:rsidRDefault="003A7325" w:rsidP="006335E2">
      <w:pPr>
        <w:pStyle w:val="TF-LEGENDA"/>
      </w:pPr>
      <w:bookmarkStart w:id="25" w:name="_Ref137657641"/>
      <w:bookmarkStart w:id="26" w:name="_Ref520281304"/>
      <w:r>
        <w:t xml:space="preserve">Quadro </w:t>
      </w:r>
      <w:fldSimple w:instr=" SEQ Quadro \* ARABIC ">
        <w:r w:rsidR="00D178FD">
          <w:rPr>
            <w:noProof/>
          </w:rPr>
          <w:t>1</w:t>
        </w:r>
      </w:fldSimple>
      <w:bookmarkEnd w:id="25"/>
      <w:r>
        <w:t xml:space="preserve"> –</w:t>
      </w:r>
      <w:bookmarkEnd w:id="26"/>
      <w:r w:rsidR="00CF1096">
        <w:t>FES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1A7596BE" w:rsidR="005816A3" w:rsidRDefault="00FA302D" w:rsidP="00E36EE8">
            <w:pPr>
              <w:pStyle w:val="TF-TEXTO-QUADRO"/>
            </w:pPr>
            <w:r>
              <w:t xml:space="preserve">Schmitz </w:t>
            </w:r>
            <w:r w:rsidR="002C7687">
              <w:t>(</w:t>
            </w:r>
            <w:r>
              <w:t>2017</w:t>
            </w:r>
            <w:r w:rsidR="002C7687">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088EEE01" w:rsidR="005816A3" w:rsidRDefault="0088531D" w:rsidP="00E36EE8">
            <w:pPr>
              <w:pStyle w:val="TF-TEXTO-QUADRO"/>
            </w:pPr>
            <w:r>
              <w:t xml:space="preserve">A ferramenta tem como objetivo </w:t>
            </w:r>
            <w:r w:rsidR="00E83F94">
              <w:t>utilizar realidade aumentada para auxiliar o ensino a respeito do sistema solar.</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1B02AE5D" w14:textId="37D03E20" w:rsidR="005816A3" w:rsidRPr="00F74086" w:rsidRDefault="002C7687" w:rsidP="00E36EE8">
            <w:pPr>
              <w:pStyle w:val="TF-TEXTO-QUADRO"/>
              <w:rPr>
                <w:u w:val="single"/>
              </w:rPr>
            </w:pPr>
            <w:r>
              <w:t xml:space="preserve">Simulações </w:t>
            </w:r>
            <w:r w:rsidR="00E83F94">
              <w:t>do sistema solar, informações dos planetas, mostra o interior dos planetas e compara as escalas dos planetas.</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20289F08" w:rsidR="005816A3" w:rsidRPr="00FA302D" w:rsidRDefault="002C7687" w:rsidP="00FA302D">
            <w:pPr>
              <w:keepNext w:val="0"/>
              <w:keepLines w:val="0"/>
              <w:autoSpaceDE w:val="0"/>
              <w:autoSpaceDN w:val="0"/>
              <w:adjustRightInd w:val="0"/>
              <w:rPr>
                <w:sz w:val="20"/>
                <w:szCs w:val="20"/>
              </w:rPr>
            </w:pPr>
            <w:r>
              <w:rPr>
                <w:sz w:val="20"/>
                <w:szCs w:val="20"/>
              </w:rPr>
              <w:t>Utilizou a</w:t>
            </w:r>
            <w:r w:rsidRPr="00FA302D">
              <w:rPr>
                <w:sz w:val="20"/>
                <w:szCs w:val="20"/>
              </w:rPr>
              <w:t xml:space="preserve"> </w:t>
            </w:r>
            <w:proofErr w:type="spellStart"/>
            <w:r w:rsidR="00FA302D" w:rsidRPr="00FA302D">
              <w:rPr>
                <w:sz w:val="20"/>
                <w:szCs w:val="20"/>
              </w:rPr>
              <w:t>engine</w:t>
            </w:r>
            <w:proofErr w:type="spellEnd"/>
            <w:r w:rsidR="00FA302D" w:rsidRPr="00FA302D">
              <w:rPr>
                <w:sz w:val="20"/>
                <w:szCs w:val="20"/>
              </w:rPr>
              <w:t xml:space="preserve"> gráfica </w:t>
            </w:r>
            <w:r w:rsidR="00FA302D">
              <w:rPr>
                <w:sz w:val="20"/>
                <w:szCs w:val="20"/>
              </w:rPr>
              <w:t>Unity</w:t>
            </w:r>
            <w:r w:rsidR="00FA302D" w:rsidRPr="00FA302D">
              <w:rPr>
                <w:sz w:val="20"/>
                <w:szCs w:val="20"/>
              </w:rPr>
              <w:t xml:space="preserve"> 3D versão 5.4.1f1Personal junto com o SDK Vuforia versão 6.2.6. Como ambiente de desenvolvimento (IDE)</w:t>
            </w:r>
            <w:r w:rsidR="00FA302D">
              <w:rPr>
                <w:sz w:val="20"/>
                <w:szCs w:val="20"/>
              </w:rPr>
              <w:t xml:space="preserve"> </w:t>
            </w:r>
            <w:r>
              <w:rPr>
                <w:sz w:val="20"/>
                <w:szCs w:val="20"/>
              </w:rPr>
              <w:t>usou</w:t>
            </w:r>
            <w:r w:rsidR="00FA302D" w:rsidRPr="00FA302D">
              <w:rPr>
                <w:sz w:val="20"/>
                <w:szCs w:val="20"/>
              </w:rPr>
              <w:t xml:space="preserve"> o Visual Studio 2015 Community com a linguagem programação C#. Para a criação</w:t>
            </w:r>
            <w:r w:rsidR="00FA302D">
              <w:rPr>
                <w:sz w:val="20"/>
                <w:szCs w:val="20"/>
              </w:rPr>
              <w:t xml:space="preserve"> </w:t>
            </w:r>
            <w:r w:rsidR="00FA302D" w:rsidRPr="00FA302D">
              <w:rPr>
                <w:sz w:val="20"/>
                <w:szCs w:val="20"/>
              </w:rPr>
              <w:t xml:space="preserve">dos marcadores </w:t>
            </w:r>
            <w:r>
              <w:rPr>
                <w:sz w:val="20"/>
                <w:szCs w:val="20"/>
              </w:rPr>
              <w:t xml:space="preserve">utilizou </w:t>
            </w:r>
            <w:r w:rsidR="00FA302D" w:rsidRPr="00FA302D">
              <w:rPr>
                <w:sz w:val="20"/>
                <w:szCs w:val="20"/>
              </w:rPr>
              <w:t>a ferramenta de desenho vetorial Inkscape</w:t>
            </w:r>
            <w:r w:rsidR="00FA302D">
              <w:rPr>
                <w:sz w:val="20"/>
                <w:szCs w:val="20"/>
              </w:rPr>
              <w:t xml:space="preserve"> </w:t>
            </w:r>
            <w:r w:rsidR="00FA302D" w:rsidRPr="00FA302D">
              <w:rPr>
                <w:sz w:val="20"/>
                <w:szCs w:val="20"/>
              </w:rPr>
              <w:t>versão 0.91.</w:t>
            </w:r>
            <w:r w:rsidR="00FA302D">
              <w:rPr>
                <w:sz w:val="20"/>
                <w:szCs w:val="20"/>
              </w:rPr>
              <w:t xml:space="preserve"> </w:t>
            </w:r>
            <w:r>
              <w:rPr>
                <w:sz w:val="20"/>
                <w:szCs w:val="20"/>
              </w:rPr>
              <w:t xml:space="preserve">E </w:t>
            </w:r>
            <w:r w:rsidR="00FA302D">
              <w:rPr>
                <w:sz w:val="20"/>
                <w:szCs w:val="20"/>
              </w:rPr>
              <w:t>para a modelagem de alguns planetas utilizou o</w:t>
            </w:r>
            <w:r w:rsidR="00FA302D">
              <w:rPr>
                <w:rFonts w:ascii="TimesNewRomanPSMT" w:eastAsia="TimesNewRomanPSMT" w:cs="TimesNewRomanPSMT"/>
              </w:rPr>
              <w:t xml:space="preserve"> </w:t>
            </w:r>
            <w:r w:rsidR="00FA302D" w:rsidRPr="00FA302D">
              <w:rPr>
                <w:sz w:val="20"/>
                <w:szCs w:val="20"/>
              </w:rPr>
              <w:t>software Blender versão 2.76.</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556B1879" w:rsidR="005816A3" w:rsidRPr="006F64C3" w:rsidRDefault="002C7687" w:rsidP="006F64C3">
            <w:pPr>
              <w:autoSpaceDE w:val="0"/>
              <w:autoSpaceDN w:val="0"/>
              <w:adjustRightInd w:val="0"/>
              <w:rPr>
                <w:color w:val="000000"/>
                <w:sz w:val="20"/>
                <w:szCs w:val="20"/>
              </w:rPr>
            </w:pPr>
            <w:r>
              <w:rPr>
                <w:color w:val="000000"/>
                <w:sz w:val="20"/>
                <w:szCs w:val="20"/>
              </w:rPr>
              <w:t>N</w:t>
            </w:r>
            <w:r w:rsidRPr="002852CD">
              <w:rPr>
                <w:color w:val="000000"/>
                <w:sz w:val="20"/>
                <w:szCs w:val="20"/>
              </w:rPr>
              <w:t xml:space="preserve">a </w:t>
            </w:r>
            <w:r w:rsidR="00A777A5" w:rsidRPr="002852CD">
              <w:rPr>
                <w:color w:val="000000"/>
                <w:sz w:val="20"/>
                <w:szCs w:val="20"/>
              </w:rPr>
              <w:t>fase de teste</w:t>
            </w:r>
            <w:r w:rsidR="00A777A5">
              <w:rPr>
                <w:color w:val="000000"/>
                <w:sz w:val="20"/>
                <w:szCs w:val="20"/>
              </w:rPr>
              <w:t xml:space="preserve">s com </w:t>
            </w:r>
            <w:r w:rsidR="00F657FD">
              <w:rPr>
                <w:color w:val="000000"/>
                <w:sz w:val="20"/>
                <w:szCs w:val="20"/>
              </w:rPr>
              <w:t>usuários</w:t>
            </w:r>
            <w:r w:rsidR="00F657FD" w:rsidRPr="002852CD">
              <w:rPr>
                <w:color w:val="000000"/>
                <w:sz w:val="20"/>
                <w:szCs w:val="20"/>
              </w:rPr>
              <w:t xml:space="preserve"> </w:t>
            </w:r>
            <w:r w:rsidRPr="002C7687">
              <w:rPr>
                <w:color w:val="000000"/>
                <w:sz w:val="20"/>
                <w:szCs w:val="20"/>
              </w:rPr>
              <w:t>Schmitz (</w:t>
            </w:r>
            <w:r w:rsidR="00021C02" w:rsidRPr="002C7687">
              <w:rPr>
                <w:color w:val="000000"/>
                <w:sz w:val="20"/>
                <w:szCs w:val="20"/>
              </w:rPr>
              <w:t>2017)</w:t>
            </w:r>
            <w:r w:rsidR="00021C02" w:rsidRPr="002852CD">
              <w:rPr>
                <w:color w:val="000000"/>
                <w:sz w:val="20"/>
                <w:szCs w:val="20"/>
              </w:rPr>
              <w:t xml:space="preserve"> afirma</w:t>
            </w:r>
            <w:r w:rsidR="00A777A5" w:rsidRPr="002852CD">
              <w:rPr>
                <w:color w:val="000000"/>
                <w:sz w:val="20"/>
                <w:szCs w:val="20"/>
              </w:rPr>
              <w:t xml:space="preserve"> que </w:t>
            </w:r>
            <w:r>
              <w:rPr>
                <w:color w:val="000000"/>
                <w:sz w:val="20"/>
                <w:szCs w:val="20"/>
              </w:rPr>
              <w:t>o</w:t>
            </w:r>
            <w:r w:rsidRPr="002852CD">
              <w:rPr>
                <w:color w:val="000000"/>
                <w:sz w:val="20"/>
                <w:szCs w:val="20"/>
              </w:rPr>
              <w:t xml:space="preserve"> </w:t>
            </w:r>
            <w:r w:rsidR="00A777A5" w:rsidRPr="002852CD">
              <w:rPr>
                <w:color w:val="000000"/>
                <w:sz w:val="20"/>
                <w:szCs w:val="20"/>
              </w:rPr>
              <w:t xml:space="preserve">total de resposta do questionário foi 20, </w:t>
            </w:r>
            <w:r>
              <w:rPr>
                <w:color w:val="000000"/>
                <w:sz w:val="20"/>
                <w:szCs w:val="20"/>
              </w:rPr>
              <w:t>incluindo</w:t>
            </w:r>
            <w:r w:rsidR="00A777A5" w:rsidRPr="002852CD">
              <w:rPr>
                <w:color w:val="000000"/>
                <w:sz w:val="20"/>
                <w:szCs w:val="20"/>
              </w:rPr>
              <w:t xml:space="preserve"> alunos da ETEVI e bolsistas do PIBID. </w:t>
            </w:r>
            <w:r>
              <w:rPr>
                <w:color w:val="000000"/>
                <w:sz w:val="20"/>
                <w:szCs w:val="20"/>
              </w:rPr>
              <w:t>M</w:t>
            </w:r>
            <w:r w:rsidRPr="002852CD">
              <w:rPr>
                <w:color w:val="000000"/>
                <w:sz w:val="20"/>
                <w:szCs w:val="20"/>
              </w:rPr>
              <w:t xml:space="preserve">etade </w:t>
            </w:r>
            <w:r w:rsidR="00A777A5" w:rsidRPr="002852CD">
              <w:rPr>
                <w:color w:val="000000"/>
                <w:sz w:val="20"/>
                <w:szCs w:val="20"/>
              </w:rPr>
              <w:t>dos usuários era do público feminino e a outra metade do masculino, e a grande maioria já tinha algum conhecimento sobre o que era Realidade Aumentada.</w:t>
            </w:r>
            <w:r w:rsidR="00A777A5">
              <w:rPr>
                <w:color w:val="000000"/>
                <w:sz w:val="20"/>
                <w:szCs w:val="20"/>
              </w:rPr>
              <w:t xml:space="preserve"> Ainda</w:t>
            </w:r>
            <w:r w:rsidR="0058602B">
              <w:rPr>
                <w:color w:val="000000"/>
                <w:sz w:val="20"/>
                <w:szCs w:val="20"/>
              </w:rPr>
              <w:t>,</w:t>
            </w:r>
            <w:r w:rsidR="00A777A5">
              <w:rPr>
                <w:color w:val="000000"/>
                <w:sz w:val="20"/>
                <w:szCs w:val="20"/>
              </w:rPr>
              <w:t xml:space="preserve"> </w:t>
            </w:r>
            <w:r w:rsidR="0058602B">
              <w:rPr>
                <w:color w:val="000000"/>
                <w:sz w:val="20"/>
                <w:szCs w:val="20"/>
              </w:rPr>
              <w:t>s</w:t>
            </w:r>
            <w:r w:rsidR="0058602B" w:rsidRPr="002852CD">
              <w:rPr>
                <w:color w:val="000000"/>
                <w:sz w:val="20"/>
                <w:szCs w:val="20"/>
              </w:rPr>
              <w:t xml:space="preserve">egundo </w:t>
            </w:r>
            <w:proofErr w:type="spellStart"/>
            <w:r w:rsidR="00A777A5">
              <w:rPr>
                <w:color w:val="000000"/>
                <w:sz w:val="20"/>
                <w:szCs w:val="20"/>
              </w:rPr>
              <w:t>S</w:t>
            </w:r>
            <w:r w:rsidR="00A777A5" w:rsidRPr="002852CD">
              <w:rPr>
                <w:color w:val="000000"/>
                <w:sz w:val="20"/>
                <w:szCs w:val="20"/>
              </w:rPr>
              <w:t>chimit</w:t>
            </w:r>
            <w:proofErr w:type="spellEnd"/>
            <w:r w:rsidR="00A777A5">
              <w:rPr>
                <w:color w:val="000000"/>
                <w:sz w:val="20"/>
                <w:szCs w:val="20"/>
              </w:rPr>
              <w:t xml:space="preserve"> </w:t>
            </w:r>
            <w:r w:rsidR="00A777A5" w:rsidRPr="00A777A5">
              <w:rPr>
                <w:color w:val="000000"/>
                <w:sz w:val="20"/>
                <w:szCs w:val="20"/>
              </w:rPr>
              <w:t xml:space="preserve">(2017) </w:t>
            </w:r>
            <w:r w:rsidR="00A777A5" w:rsidRPr="002852CD">
              <w:rPr>
                <w:color w:val="000000"/>
                <w:sz w:val="20"/>
                <w:szCs w:val="20"/>
              </w:rPr>
              <w:t>“</w:t>
            </w:r>
            <w:r w:rsidR="00A777A5">
              <w:rPr>
                <w:color w:val="000000"/>
                <w:sz w:val="20"/>
                <w:szCs w:val="20"/>
              </w:rPr>
              <w:t>[</w:t>
            </w:r>
            <w:r w:rsidR="00A777A5" w:rsidRPr="002852CD">
              <w:rPr>
                <w:color w:val="000000"/>
                <w:sz w:val="20"/>
                <w:szCs w:val="20"/>
              </w:rPr>
              <w:t>...</w:t>
            </w:r>
            <w:r w:rsidR="00A777A5">
              <w:rPr>
                <w:color w:val="000000"/>
                <w:sz w:val="20"/>
                <w:szCs w:val="20"/>
              </w:rPr>
              <w:t>]</w:t>
            </w:r>
            <w:r w:rsidR="00B07F89">
              <w:rPr>
                <w:color w:val="000000"/>
                <w:sz w:val="20"/>
                <w:szCs w:val="20"/>
              </w:rPr>
              <w:t xml:space="preserve"> </w:t>
            </w:r>
            <w:r w:rsidR="00A777A5" w:rsidRPr="002852CD">
              <w:rPr>
                <w:color w:val="000000"/>
                <w:sz w:val="20"/>
                <w:szCs w:val="20"/>
              </w:rPr>
              <w:t>95% das pessoas acharam que esta abordagem para a apresentação de conteúdo ajuda na explicação e compreensão do mesmo e outros 95% falaram que tiveram despertado o interesse no assunto apresentado</w:t>
            </w:r>
            <w:r w:rsidR="00B07F89">
              <w:rPr>
                <w:color w:val="000000"/>
                <w:sz w:val="20"/>
                <w:szCs w:val="20"/>
              </w:rPr>
              <w:t xml:space="preserve"> </w:t>
            </w:r>
            <w:r w:rsidR="00A777A5">
              <w:rPr>
                <w:color w:val="000000"/>
                <w:sz w:val="20"/>
                <w:szCs w:val="20"/>
              </w:rPr>
              <w:t>[</w:t>
            </w:r>
            <w:r w:rsidR="00A777A5" w:rsidRPr="002852CD">
              <w:rPr>
                <w:color w:val="000000"/>
                <w:sz w:val="20"/>
                <w:szCs w:val="20"/>
              </w:rPr>
              <w:t>...</w:t>
            </w:r>
            <w:r w:rsidR="00A777A5">
              <w:rPr>
                <w:color w:val="000000"/>
                <w:sz w:val="20"/>
                <w:szCs w:val="20"/>
              </w:rPr>
              <w:t>]</w:t>
            </w:r>
            <w:r w:rsidR="006F64C3" w:rsidRPr="002852CD">
              <w:rPr>
                <w:color w:val="000000"/>
                <w:sz w:val="20"/>
                <w:szCs w:val="20"/>
              </w:rPr>
              <w:t>”</w:t>
            </w:r>
            <w:r w:rsidR="006F64C3">
              <w:rPr>
                <w:color w:val="000000"/>
                <w:sz w:val="20"/>
                <w:szCs w:val="20"/>
              </w:rPr>
              <w:t>,</w:t>
            </w:r>
            <w:r w:rsidR="00A777A5">
              <w:rPr>
                <w:color w:val="000000"/>
                <w:sz w:val="20"/>
                <w:szCs w:val="20"/>
              </w:rPr>
              <w:t xml:space="preserve"> dessa forma indicando que o aplicativo auxiliou na formação de </w:t>
            </w:r>
            <w:r w:rsidR="006F64C3">
              <w:rPr>
                <w:color w:val="000000"/>
                <w:sz w:val="20"/>
                <w:szCs w:val="20"/>
              </w:rPr>
              <w:t>conhecimento.</w:t>
            </w:r>
          </w:p>
        </w:tc>
      </w:tr>
    </w:tbl>
    <w:p w14:paraId="3034F179" w14:textId="5B2713EF" w:rsidR="00F46255" w:rsidRDefault="00A7748B" w:rsidP="00051861">
      <w:pPr>
        <w:pStyle w:val="TF-FONTE"/>
      </w:pPr>
      <w:r>
        <w:t>Fonte: elaborado pelo autor.</w:t>
      </w:r>
    </w:p>
    <w:p w14:paraId="510A7CD1" w14:textId="77777777" w:rsidR="00D178FD" w:rsidRDefault="00051861" w:rsidP="000D7602">
      <w:pPr>
        <w:pStyle w:val="TF-TEXTO"/>
        <w:rPr>
          <w:ins w:id="27" w:author="Rafael Sperandio" w:date="2023-06-25T15:45:00Z"/>
        </w:rPr>
      </w:pPr>
      <w:r>
        <w:t xml:space="preserve">O trabalho desenvolvido por Schmitz (2017) apresenta uma ferramenta de realidade aumentada para auxiliar o ensino a respeito do sistema solar. </w:t>
      </w:r>
      <w:r w:rsidR="000D7602">
        <w:t>Nele</w:t>
      </w:r>
      <w:r w:rsidRPr="00472BF1">
        <w:t xml:space="preserve"> </w:t>
      </w:r>
      <w:r>
        <w:t xml:space="preserve">é abordada a história da astronomia dando enfoque a modelos usados para explicar a disposição de elementos no céu e como funciona a órbita dos planetas e do sol no sistema solar. Na </w:t>
      </w:r>
      <w:r w:rsidR="009111AE">
        <w:fldChar w:fldCharType="begin"/>
      </w:r>
      <w:r w:rsidR="009111AE">
        <w:instrText xml:space="preserve"> REF _Ref137646723 \h </w:instrText>
      </w:r>
      <w:r w:rsidR="009111AE">
        <w:fldChar w:fldCharType="separate"/>
      </w:r>
      <w:ins w:id="28" w:author="Rafael Sperandio" w:date="2023-06-25T15:45:00Z">
        <w:r w:rsidR="00D178FD">
          <w:t xml:space="preserve">Um componente que se deve dar destaque segundo </w:t>
        </w:r>
        <w:r w:rsidR="00D178FD">
          <w:rPr>
            <w:color w:val="000000"/>
          </w:rPr>
          <w:t xml:space="preserve">Schmitz (2017)  </w:t>
        </w:r>
        <w:r w:rsidR="00D178FD">
          <w:t xml:space="preserve">foi o </w:t>
        </w:r>
        <w:proofErr w:type="spellStart"/>
        <w:r w:rsidR="00D178FD" w:rsidRPr="00AB1648">
          <w:rPr>
            <w:rFonts w:ascii="Courier" w:hAnsi="Courier"/>
            <w:sz w:val="18"/>
          </w:rPr>
          <w:t>Collider</w:t>
        </w:r>
        <w:proofErr w:type="spellEnd"/>
        <w:r w:rsidR="00D178FD">
          <w:t xml:space="preserve">  visto que: “Praticamente todos os </w:t>
        </w:r>
        <w:proofErr w:type="spellStart"/>
        <w:r w:rsidR="00D178FD" w:rsidRPr="00AB1648">
          <w:rPr>
            <w:rFonts w:ascii="Courier" w:hAnsi="Courier"/>
            <w:sz w:val="18"/>
          </w:rPr>
          <w:t>GameObjects</w:t>
        </w:r>
        <w:proofErr w:type="spellEnd"/>
        <w:r w:rsidR="00D178FD">
          <w:t xml:space="preserve"> usados na tela principal tem um componente de </w:t>
        </w:r>
        <w:proofErr w:type="spellStart"/>
        <w:r w:rsidR="00D178FD" w:rsidRPr="00AB1648">
          <w:rPr>
            <w:rFonts w:ascii="Courier" w:hAnsi="Courier"/>
            <w:sz w:val="18"/>
          </w:rPr>
          <w:t>Collider</w:t>
        </w:r>
        <w:proofErr w:type="spellEnd"/>
        <w:r w:rsidR="00D178FD">
          <w:t xml:space="preserve">”, pois, segundo </w:t>
        </w:r>
        <w:r w:rsidR="00D178FD">
          <w:rPr>
            <w:color w:val="000000"/>
          </w:rPr>
          <w:t xml:space="preserve">Schmitz (2017),  </w:t>
        </w:r>
        <w:r w:rsidR="00D178FD">
          <w:t xml:space="preserve">“O uso do </w:t>
        </w:r>
        <w:proofErr w:type="spellStart"/>
        <w:r w:rsidR="00D178FD" w:rsidRPr="00AB1648">
          <w:rPr>
            <w:rFonts w:ascii="Courier" w:hAnsi="Courier"/>
            <w:sz w:val="18"/>
          </w:rPr>
          <w:t>Collider</w:t>
        </w:r>
        <w:proofErr w:type="spellEnd"/>
        <w:r w:rsidR="00D178FD">
          <w:t xml:space="preserve"> com a opção </w:t>
        </w:r>
        <w:proofErr w:type="spellStart"/>
        <w:r w:rsidR="00D178FD" w:rsidRPr="00AB1648">
          <w:rPr>
            <w:rFonts w:ascii="Courier" w:hAnsi="Courier"/>
            <w:sz w:val="18"/>
          </w:rPr>
          <w:t>isTrigger</w:t>
        </w:r>
        <w:proofErr w:type="spellEnd"/>
        <w:r w:rsidR="00D178FD">
          <w:t xml:space="preserve"> ativada permite a detecção de eventos relacionados a interação desse componente e que podem ser verificados com os métodos: </w:t>
        </w:r>
        <w:proofErr w:type="spellStart"/>
        <w:r w:rsidR="00D178FD" w:rsidRPr="00AB1648">
          <w:rPr>
            <w:rFonts w:ascii="Courier" w:hAnsi="Courier"/>
            <w:sz w:val="18"/>
          </w:rPr>
          <w:t>OnTriggerEnter</w:t>
        </w:r>
        <w:proofErr w:type="spellEnd"/>
        <w:r w:rsidR="00D178FD">
          <w:t xml:space="preserve">, </w:t>
        </w:r>
        <w:proofErr w:type="spellStart"/>
        <w:r w:rsidR="00D178FD" w:rsidRPr="00AB1648">
          <w:rPr>
            <w:rFonts w:ascii="Courier" w:hAnsi="Courier"/>
            <w:sz w:val="18"/>
          </w:rPr>
          <w:t>OnTriggerStay</w:t>
        </w:r>
        <w:proofErr w:type="spellEnd"/>
        <w:r w:rsidR="00D178FD">
          <w:t xml:space="preserve"> e </w:t>
        </w:r>
        <w:proofErr w:type="spellStart"/>
        <w:r w:rsidR="00D178FD" w:rsidRPr="00AB1648">
          <w:rPr>
            <w:rFonts w:ascii="Courier" w:hAnsi="Courier"/>
            <w:sz w:val="18"/>
          </w:rPr>
          <w:t>OnTriggerExit</w:t>
        </w:r>
        <w:proofErr w:type="spellEnd"/>
        <w:r w:rsidR="00D178FD">
          <w:t xml:space="preserve">.”, Ou seja o </w:t>
        </w:r>
        <w:proofErr w:type="spellStart"/>
        <w:r w:rsidR="00D178FD" w:rsidRPr="00AB1648">
          <w:rPr>
            <w:rFonts w:ascii="Courier" w:hAnsi="Courier"/>
            <w:sz w:val="18"/>
          </w:rPr>
          <w:t>colider</w:t>
        </w:r>
        <w:proofErr w:type="spellEnd"/>
        <w:r w:rsidR="00D178FD">
          <w:t xml:space="preserve"> é a principal forma de detecção de objetos virtuais utilizada. Por esses motivos, afirma-se que “O uso do Unity facilitou o desenvolvimento da ferramenta como um todo, especialmente com o uso do componente de </w:t>
        </w:r>
        <w:proofErr w:type="spellStart"/>
        <w:r w:rsidR="00D178FD" w:rsidRPr="00AB1648">
          <w:rPr>
            <w:rFonts w:ascii="Courier" w:hAnsi="Courier"/>
          </w:rPr>
          <w:t>Collider</w:t>
        </w:r>
        <w:proofErr w:type="spellEnd"/>
        <w:r w:rsidR="00D178FD" w:rsidRPr="00AB1648">
          <w:rPr>
            <w:rFonts w:ascii="Courier" w:hAnsi="Courier"/>
            <w:sz w:val="18"/>
          </w:rPr>
          <w:t xml:space="preserve"> </w:t>
        </w:r>
        <w:r w:rsidR="00D178FD" w:rsidRPr="000D7602">
          <w:t>que foi em sua grande parte empregado para fazer as Interfaces Tangíveis.” (Schmitz, 2017</w:t>
        </w:r>
        <w:r w:rsidR="00D178FD">
          <w:t>, p. 79)</w:t>
        </w:r>
        <w:r w:rsidR="00D178FD" w:rsidRPr="000D7602">
          <w:t>.</w:t>
        </w:r>
      </w:ins>
    </w:p>
    <w:p w14:paraId="03B7B2DB" w14:textId="1A632F13" w:rsidR="00880CF3" w:rsidDel="00D178FD" w:rsidRDefault="00880CF3" w:rsidP="000D7602">
      <w:pPr>
        <w:pStyle w:val="TF-TEXTO"/>
        <w:rPr>
          <w:del w:id="29" w:author="Rafael Sperandio" w:date="2023-06-25T15:45:00Z"/>
        </w:rPr>
      </w:pPr>
      <w:del w:id="30" w:author="Rafael Sperandio" w:date="2023-06-25T15:45:00Z">
        <w:r w:rsidDel="00D178FD">
          <w:delText xml:space="preserve">Um componente que se deve dar destaque segundo </w:delText>
        </w:r>
        <w:r w:rsidDel="00D178FD">
          <w:rPr>
            <w:color w:val="000000"/>
          </w:rPr>
          <w:delText xml:space="preserve">Schmitz (2017)  </w:delText>
        </w:r>
        <w:r w:rsidDel="00D178FD">
          <w:delText xml:space="preserve">foi o </w:delText>
        </w:r>
        <w:r w:rsidRPr="00AB1648" w:rsidDel="00D178FD">
          <w:rPr>
            <w:rFonts w:ascii="Courier" w:hAnsi="Courier"/>
            <w:sz w:val="18"/>
          </w:rPr>
          <w:delText>Collider</w:delText>
        </w:r>
        <w:r w:rsidDel="00D178FD">
          <w:delText xml:space="preserve">  visto que: “Praticamente todos os </w:delText>
        </w:r>
        <w:r w:rsidRPr="00AB1648" w:rsidDel="00D178FD">
          <w:rPr>
            <w:rFonts w:ascii="Courier" w:hAnsi="Courier"/>
            <w:sz w:val="18"/>
          </w:rPr>
          <w:delText>GameObjects</w:delText>
        </w:r>
        <w:r w:rsidDel="00D178FD">
          <w:delText xml:space="preserve"> usados na tela principal tem um componente de </w:delText>
        </w:r>
        <w:r w:rsidRPr="00AB1648" w:rsidDel="00D178FD">
          <w:rPr>
            <w:rFonts w:ascii="Courier" w:hAnsi="Courier"/>
            <w:sz w:val="18"/>
          </w:rPr>
          <w:delText>Collider</w:delText>
        </w:r>
        <w:r w:rsidDel="00D178FD">
          <w:delText xml:space="preserve">”, pois, segundo </w:delText>
        </w:r>
        <w:r w:rsidDel="00D178FD">
          <w:rPr>
            <w:color w:val="000000"/>
          </w:rPr>
          <w:delText xml:space="preserve">Schmitz (2017),  </w:delText>
        </w:r>
        <w:r w:rsidDel="00D178FD">
          <w:delText xml:space="preserve">“O uso do </w:delText>
        </w:r>
        <w:r w:rsidRPr="00AB1648" w:rsidDel="00D178FD">
          <w:rPr>
            <w:rFonts w:ascii="Courier" w:hAnsi="Courier"/>
            <w:sz w:val="18"/>
          </w:rPr>
          <w:delText>Collider</w:delText>
        </w:r>
        <w:r w:rsidDel="00D178FD">
          <w:delText xml:space="preserve"> com a opção </w:delText>
        </w:r>
        <w:r w:rsidRPr="00AB1648" w:rsidDel="00D178FD">
          <w:rPr>
            <w:rFonts w:ascii="Courier" w:hAnsi="Courier"/>
            <w:sz w:val="18"/>
          </w:rPr>
          <w:delText>isTrigger</w:delText>
        </w:r>
        <w:r w:rsidDel="00D178FD">
          <w:delText xml:space="preserve"> ativada permite a detecção de eventos relacionados a interação desse componente e que podem ser verificados com os métodos: </w:delText>
        </w:r>
        <w:r w:rsidRPr="00AB1648" w:rsidDel="00D178FD">
          <w:rPr>
            <w:rFonts w:ascii="Courier" w:hAnsi="Courier"/>
            <w:sz w:val="18"/>
          </w:rPr>
          <w:delText>OnTriggerEnter</w:delText>
        </w:r>
        <w:r w:rsidDel="00D178FD">
          <w:delText xml:space="preserve">, </w:delText>
        </w:r>
        <w:r w:rsidRPr="00AB1648" w:rsidDel="00D178FD">
          <w:rPr>
            <w:rFonts w:ascii="Courier" w:hAnsi="Courier"/>
            <w:sz w:val="18"/>
          </w:rPr>
          <w:delText>OnTriggerStay</w:delText>
        </w:r>
        <w:r w:rsidDel="00D178FD">
          <w:delText xml:space="preserve"> e </w:delText>
        </w:r>
        <w:r w:rsidRPr="00AB1648" w:rsidDel="00D178FD">
          <w:rPr>
            <w:rFonts w:ascii="Courier" w:hAnsi="Courier"/>
            <w:sz w:val="18"/>
          </w:rPr>
          <w:delText>OnTriggerExit</w:delText>
        </w:r>
        <w:r w:rsidDel="00D178FD">
          <w:delText xml:space="preserve">.”, Ou seja o </w:delText>
        </w:r>
        <w:r w:rsidRPr="00AB1648" w:rsidDel="00D178FD">
          <w:rPr>
            <w:rFonts w:ascii="Courier" w:hAnsi="Courier"/>
            <w:sz w:val="18"/>
          </w:rPr>
          <w:delText>colider</w:delText>
        </w:r>
        <w:r w:rsidDel="00D178FD">
          <w:delText xml:space="preserve"> é a principal forma de detecção de objetos virtuais utilizada. Por esses motivos, afirma-se que “O uso do Unity facilitou o desenvolvimento da ferramenta como um todo, especialmente com o uso do componente de </w:delText>
        </w:r>
        <w:r w:rsidRPr="00AB1648" w:rsidDel="00D178FD">
          <w:rPr>
            <w:rFonts w:ascii="Courier" w:hAnsi="Courier"/>
          </w:rPr>
          <w:delText>Collider</w:delText>
        </w:r>
        <w:r w:rsidRPr="00AB1648" w:rsidDel="00D178FD">
          <w:rPr>
            <w:rFonts w:ascii="Courier" w:hAnsi="Courier"/>
            <w:sz w:val="18"/>
          </w:rPr>
          <w:delText xml:space="preserve"> </w:delText>
        </w:r>
        <w:r w:rsidRPr="000D7602" w:rsidDel="00D178FD">
          <w:delText>que foi em sua grande parte empregado para fazer as Interfaces Tangíveis.” (Schmitz, 2017</w:delText>
        </w:r>
        <w:r w:rsidDel="00D178FD">
          <w:delText>, p. 79)</w:delText>
        </w:r>
        <w:r w:rsidRPr="000D7602" w:rsidDel="00D178FD">
          <w:delText>.</w:delText>
        </w:r>
      </w:del>
    </w:p>
    <w:p w14:paraId="39E84082" w14:textId="30DC3C78" w:rsidR="00051861" w:rsidRDefault="009111AE" w:rsidP="00051861">
      <w:pPr>
        <w:pStyle w:val="TF-TEXTO"/>
      </w:pPr>
      <w:r>
        <w:fldChar w:fldCharType="end"/>
      </w:r>
      <w:r w:rsidR="000D7602">
        <w:t>,</w:t>
      </w:r>
      <w:r w:rsidR="00051861">
        <w:t xml:space="preserve"> observa-se a simulação do sistema solar utilizando realidade aumentada.</w:t>
      </w:r>
    </w:p>
    <w:p w14:paraId="116E3FB7" w14:textId="50631AE9" w:rsidR="00FB5492" w:rsidRDefault="00FB5492" w:rsidP="00FB5492">
      <w:pPr>
        <w:pStyle w:val="TF-LEGENDA"/>
      </w:pPr>
      <w:r>
        <w:lastRenderedPageBreak/>
        <w:t xml:space="preserve">Figura </w:t>
      </w:r>
      <w:fldSimple w:instr=" SEQ Figura \* ARABIC ">
        <w:r w:rsidR="00D178FD">
          <w:rPr>
            <w:noProof/>
          </w:rPr>
          <w:t>2</w:t>
        </w:r>
      </w:fldSimple>
      <w:r>
        <w:t>- Sistema solar</w:t>
      </w:r>
    </w:p>
    <w:p w14:paraId="4D8EFDC9" w14:textId="77777777" w:rsidR="00FB5492" w:rsidRDefault="00FB5492" w:rsidP="00FB5492">
      <w:pPr>
        <w:pStyle w:val="TF-FIGURA"/>
        <w:rPr>
          <w:noProof/>
        </w:rPr>
      </w:pPr>
      <w:r>
        <w:rPr>
          <w:noProof/>
        </w:rPr>
        <w:drawing>
          <wp:inline distT="0" distB="0" distL="0" distR="0" wp14:anchorId="151D35C9" wp14:editId="1CA51466">
            <wp:extent cx="4692650" cy="2686050"/>
            <wp:effectExtent l="0" t="0" r="0" b="0"/>
            <wp:docPr id="252112430" name="Imagem 252112430" descr="Uma imagem contendo Interface gráfica do usuári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112430" name="Imagem 252112430" descr="Uma imagem contendo Interface gráfica do usuário&#10;&#10;Descrição gerada automaticamente"/>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2650" cy="2686050"/>
                    </a:xfrm>
                    <a:prstGeom prst="rect">
                      <a:avLst/>
                    </a:prstGeom>
                    <a:noFill/>
                    <a:ln>
                      <a:noFill/>
                    </a:ln>
                  </pic:spPr>
                </pic:pic>
              </a:graphicData>
            </a:graphic>
          </wp:inline>
        </w:drawing>
      </w:r>
    </w:p>
    <w:p w14:paraId="5B7CD4F8" w14:textId="040C5643" w:rsidR="00FB5492" w:rsidRDefault="00FB5492" w:rsidP="00FB5492">
      <w:pPr>
        <w:pStyle w:val="TF-FONTE"/>
      </w:pPr>
      <w:r>
        <w:t xml:space="preserve">Fonte: </w:t>
      </w:r>
      <w:r w:rsidRPr="00B14442">
        <w:t>Schmitz (2017)</w:t>
      </w:r>
      <w:r>
        <w:t>.</w:t>
      </w:r>
    </w:p>
    <w:p w14:paraId="5A923145" w14:textId="77777777" w:rsidR="000D7602" w:rsidRDefault="000D7602" w:rsidP="000D7602">
      <w:pPr>
        <w:pStyle w:val="TF-TEXTO"/>
        <w:rPr>
          <w:color w:val="000000"/>
        </w:rPr>
      </w:pPr>
      <w:bookmarkStart w:id="31" w:name="_Hlk137658617"/>
      <w:r>
        <w:rPr>
          <w:color w:val="000000"/>
        </w:rPr>
        <w:t>Após os testes com usuários que Schmitz (2017) realizou, foi percebido que os principais problemas do autor foram no uso de tablet. De modo que os usuários reclamaram que o tablet era muito pesado e por isso era difícil manuseá-lo ou segurá-lo. Ainda sobre o uso dos tablets, Schmitz (2017, p. 71) afirma que “Alguns tablets eram muito lentos e demoravam para reconhecer os marcadores, e quando os reconheciam o usuário poderia ter mudado a posição do mesmo tentando acertar a posição para um reconhecimento”, ou seja, eles apresentavam um hardware limitado. Os testes que o autor fez demonstraram que os usuários tiveram um bom índice de aceitação do aplicativo, com exceção dos problemas abordados anteriormente.</w:t>
      </w:r>
    </w:p>
    <w:p w14:paraId="07751C24" w14:textId="54FF4766" w:rsidR="000D7602" w:rsidRDefault="000D7602" w:rsidP="000D7602">
      <w:pPr>
        <w:pStyle w:val="TF-TEXTO"/>
      </w:pPr>
      <w:bookmarkStart w:id="32" w:name="_Ref137646723"/>
      <w:r>
        <w:t xml:space="preserve">Um componente que se deve dar destaque segundo </w:t>
      </w:r>
      <w:r>
        <w:rPr>
          <w:color w:val="000000"/>
        </w:rPr>
        <w:t xml:space="preserve">Schmitz (2017)  </w:t>
      </w:r>
      <w:r>
        <w:t xml:space="preserve">foi o </w:t>
      </w:r>
      <w:proofErr w:type="spellStart"/>
      <w:r w:rsidRPr="00AB1648">
        <w:rPr>
          <w:rFonts w:ascii="Courier" w:hAnsi="Courier"/>
          <w:sz w:val="18"/>
        </w:rPr>
        <w:t>Collider</w:t>
      </w:r>
      <w:proofErr w:type="spellEnd"/>
      <w:r>
        <w:t xml:space="preserve">  visto que: “Praticamente todos os </w:t>
      </w:r>
      <w:proofErr w:type="spellStart"/>
      <w:r w:rsidRPr="00AB1648">
        <w:rPr>
          <w:rFonts w:ascii="Courier" w:hAnsi="Courier"/>
          <w:sz w:val="18"/>
        </w:rPr>
        <w:t>GameObjects</w:t>
      </w:r>
      <w:proofErr w:type="spellEnd"/>
      <w:r>
        <w:t xml:space="preserve"> usados na tela principal tem um componente de </w:t>
      </w:r>
      <w:proofErr w:type="spellStart"/>
      <w:r w:rsidRPr="00AB1648">
        <w:rPr>
          <w:rFonts w:ascii="Courier" w:hAnsi="Courier"/>
          <w:sz w:val="18"/>
        </w:rPr>
        <w:t>Collider</w:t>
      </w:r>
      <w:proofErr w:type="spellEnd"/>
      <w:r>
        <w:t xml:space="preserve">”, pois, segundo </w:t>
      </w:r>
      <w:r>
        <w:rPr>
          <w:color w:val="000000"/>
        </w:rPr>
        <w:t xml:space="preserve">Schmitz (2017),  </w:t>
      </w:r>
      <w:r>
        <w:t xml:space="preserve">“O uso do </w:t>
      </w:r>
      <w:proofErr w:type="spellStart"/>
      <w:r w:rsidRPr="00AB1648">
        <w:rPr>
          <w:rFonts w:ascii="Courier" w:hAnsi="Courier"/>
          <w:sz w:val="18"/>
        </w:rPr>
        <w:t>Collider</w:t>
      </w:r>
      <w:proofErr w:type="spellEnd"/>
      <w:r>
        <w:t xml:space="preserve"> com a opção </w:t>
      </w:r>
      <w:proofErr w:type="spellStart"/>
      <w:r w:rsidRPr="00AB1648">
        <w:rPr>
          <w:rFonts w:ascii="Courier" w:hAnsi="Courier"/>
          <w:sz w:val="18"/>
        </w:rPr>
        <w:t>isTrigger</w:t>
      </w:r>
      <w:proofErr w:type="spellEnd"/>
      <w:r>
        <w:t xml:space="preserve"> ativada permite a detecção de eventos relacionados a interação desse componente e que podem ser verificados com os métodos: </w:t>
      </w:r>
      <w:proofErr w:type="spellStart"/>
      <w:r w:rsidRPr="00AB1648">
        <w:rPr>
          <w:rFonts w:ascii="Courier" w:hAnsi="Courier"/>
          <w:sz w:val="18"/>
        </w:rPr>
        <w:t>OnTriggerEnter</w:t>
      </w:r>
      <w:proofErr w:type="spellEnd"/>
      <w:r>
        <w:t xml:space="preserve">, </w:t>
      </w:r>
      <w:proofErr w:type="spellStart"/>
      <w:r w:rsidRPr="00AB1648">
        <w:rPr>
          <w:rFonts w:ascii="Courier" w:hAnsi="Courier"/>
          <w:sz w:val="18"/>
        </w:rPr>
        <w:t>OnTriggerStay</w:t>
      </w:r>
      <w:proofErr w:type="spellEnd"/>
      <w:r>
        <w:t xml:space="preserve"> e </w:t>
      </w:r>
      <w:proofErr w:type="spellStart"/>
      <w:r w:rsidRPr="00AB1648">
        <w:rPr>
          <w:rFonts w:ascii="Courier" w:hAnsi="Courier"/>
          <w:sz w:val="18"/>
        </w:rPr>
        <w:t>OnTriggerExit</w:t>
      </w:r>
      <w:proofErr w:type="spellEnd"/>
      <w:r>
        <w:t xml:space="preserve">.”, Ou seja o </w:t>
      </w:r>
      <w:proofErr w:type="spellStart"/>
      <w:r w:rsidRPr="00AB1648">
        <w:rPr>
          <w:rFonts w:ascii="Courier" w:hAnsi="Courier"/>
          <w:sz w:val="18"/>
        </w:rPr>
        <w:t>colider</w:t>
      </w:r>
      <w:proofErr w:type="spellEnd"/>
      <w:r>
        <w:t xml:space="preserve"> é a principal forma de detecção de objetos virtuais utilizada. Por esses motivos, afirma-se que “O uso do Unity facilitou o desenvolvimento da ferramenta como um todo, especialmente com o uso do componente de </w:t>
      </w:r>
      <w:proofErr w:type="spellStart"/>
      <w:r w:rsidRPr="00AB1648">
        <w:rPr>
          <w:rFonts w:ascii="Courier" w:hAnsi="Courier"/>
        </w:rPr>
        <w:t>Collider</w:t>
      </w:r>
      <w:proofErr w:type="spellEnd"/>
      <w:r w:rsidRPr="00AB1648">
        <w:rPr>
          <w:rFonts w:ascii="Courier" w:hAnsi="Courier"/>
          <w:sz w:val="18"/>
        </w:rPr>
        <w:t xml:space="preserve"> </w:t>
      </w:r>
      <w:r w:rsidRPr="000D7602">
        <w:t xml:space="preserve">que foi em sua grande parte empregado para fazer as Interfaces Tangíveis.” (Schmitz, </w:t>
      </w:r>
      <w:r w:rsidR="00E12716" w:rsidRPr="000D7602">
        <w:t>2017</w:t>
      </w:r>
      <w:r w:rsidR="00E12716">
        <w:t>, p. 79)</w:t>
      </w:r>
      <w:r w:rsidRPr="000D7602">
        <w:t>.</w:t>
      </w:r>
    </w:p>
    <w:p w14:paraId="52CE36B6" w14:textId="7C16EA15" w:rsidR="00407022" w:rsidRDefault="00407022" w:rsidP="00407022">
      <w:pPr>
        <w:pStyle w:val="TF-LEGENDA"/>
      </w:pPr>
      <w:bookmarkStart w:id="33" w:name="_Ref137659558"/>
      <w:bookmarkStart w:id="34" w:name="_Hlk137734920"/>
      <w:bookmarkEnd w:id="31"/>
      <w:bookmarkEnd w:id="32"/>
      <w:r>
        <w:t xml:space="preserve">Quadro </w:t>
      </w:r>
      <w:fldSimple w:instr=" SEQ Quadro \* ARABIC ">
        <w:r w:rsidR="00D178FD">
          <w:rPr>
            <w:noProof/>
          </w:rPr>
          <w:t>2</w:t>
        </w:r>
      </w:fldSimple>
      <w:bookmarkEnd w:id="33"/>
      <w:r>
        <w:t xml:space="preserve">– </w:t>
      </w:r>
      <w:proofErr w:type="spellStart"/>
      <w:r w:rsidR="006335E2" w:rsidRPr="006335E2">
        <w:t>Perancangan</w:t>
      </w:r>
      <w:proofErr w:type="spellEnd"/>
      <w:r w:rsidR="006335E2" w:rsidRPr="006335E2">
        <w:t xml:space="preserve"> </w:t>
      </w:r>
      <w:proofErr w:type="spellStart"/>
      <w:r w:rsidR="006335E2" w:rsidRPr="006335E2">
        <w:t>Buku</w:t>
      </w:r>
      <w:proofErr w:type="spellEnd"/>
      <w:r w:rsidR="006335E2" w:rsidRPr="006335E2">
        <w:t xml:space="preserve"> </w:t>
      </w:r>
      <w:proofErr w:type="spellStart"/>
      <w:r w:rsidR="006335E2" w:rsidRPr="006335E2">
        <w:t>Interaktif</w:t>
      </w:r>
      <w:proofErr w:type="spellEnd"/>
      <w:r w:rsidR="006335E2" w:rsidRPr="006335E2">
        <w:t xml:space="preserve"> Pada </w:t>
      </w:r>
      <w:proofErr w:type="spellStart"/>
      <w:r w:rsidR="006335E2" w:rsidRPr="006335E2">
        <w:t>Pengenalan</w:t>
      </w:r>
      <w:proofErr w:type="spellEnd"/>
      <w:r w:rsidR="006335E2" w:rsidRPr="006335E2">
        <w:t xml:space="preserve"> </w:t>
      </w:r>
      <w:proofErr w:type="spellStart"/>
      <w:r w:rsidR="006335E2" w:rsidRPr="006335E2">
        <w:t>dan</w:t>
      </w:r>
      <w:proofErr w:type="spellEnd"/>
      <w:r w:rsidR="006335E2" w:rsidRPr="006335E2">
        <w:t xml:space="preserve"> </w:t>
      </w:r>
      <w:proofErr w:type="spellStart"/>
      <w:r w:rsidR="006335E2" w:rsidRPr="006335E2">
        <w:t>Pembelajaran</w:t>
      </w:r>
      <w:proofErr w:type="spellEnd"/>
      <w:r w:rsidR="006335E2" w:rsidRPr="006335E2">
        <w:t xml:space="preserve"> </w:t>
      </w:r>
      <w:proofErr w:type="spellStart"/>
      <w:r w:rsidR="006335E2" w:rsidRPr="006335E2">
        <w:t>Candi</w:t>
      </w:r>
      <w:proofErr w:type="spellEnd"/>
      <w:r w:rsidR="006335E2" w:rsidRPr="006335E2">
        <w:t xml:space="preserve"> </w:t>
      </w:r>
      <w:proofErr w:type="spellStart"/>
      <w:r w:rsidR="006335E2" w:rsidRPr="006335E2">
        <w:t>di</w:t>
      </w:r>
      <w:proofErr w:type="spellEnd"/>
      <w:r w:rsidR="006335E2" w:rsidRPr="006335E2">
        <w:t xml:space="preserve"> </w:t>
      </w:r>
      <w:proofErr w:type="spellStart"/>
      <w:r w:rsidR="006335E2" w:rsidRPr="006335E2">
        <w:t>Mojokerto</w:t>
      </w:r>
      <w:proofErr w:type="spellEnd"/>
      <w:r w:rsidR="006335E2" w:rsidRPr="006335E2">
        <w:t xml:space="preserve"> </w:t>
      </w:r>
      <w:proofErr w:type="spellStart"/>
      <w:r w:rsidR="006335E2" w:rsidRPr="006335E2">
        <w:t>Berbasis</w:t>
      </w:r>
      <w:proofErr w:type="spellEnd"/>
      <w:r w:rsidR="006335E2" w:rsidRPr="006335E2">
        <w:t xml:space="preserve"> </w:t>
      </w:r>
      <w:proofErr w:type="spellStart"/>
      <w:r w:rsidR="006335E2" w:rsidRPr="006335E2">
        <w:t>Augmented</w:t>
      </w:r>
      <w:proofErr w:type="spellEnd"/>
      <w:r w:rsidR="006335E2" w:rsidRPr="006335E2">
        <w:t xml:space="preserve"> Reality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83DFE" w14:paraId="547B5713" w14:textId="77777777" w:rsidTr="00051861">
        <w:tc>
          <w:tcPr>
            <w:tcW w:w="1698" w:type="dxa"/>
            <w:shd w:val="clear" w:color="auto" w:fill="auto"/>
          </w:tcPr>
          <w:p w14:paraId="00DB5C38" w14:textId="77777777" w:rsidR="00E83DFE" w:rsidRDefault="00E83DFE" w:rsidP="00C15346">
            <w:pPr>
              <w:pStyle w:val="TF-TEXTO-QUADRO"/>
            </w:pPr>
            <w:r>
              <w:t>Referência</w:t>
            </w:r>
          </w:p>
        </w:tc>
        <w:tc>
          <w:tcPr>
            <w:tcW w:w="7823" w:type="dxa"/>
            <w:shd w:val="clear" w:color="auto" w:fill="auto"/>
          </w:tcPr>
          <w:p w14:paraId="7A6D7701" w14:textId="4671939F" w:rsidR="00E83DFE" w:rsidRDefault="0058602B" w:rsidP="00C15346">
            <w:pPr>
              <w:pStyle w:val="TF-TEXTO-QUADRO"/>
            </w:pPr>
            <w:proofErr w:type="spellStart"/>
            <w:r w:rsidRPr="0058602B">
              <w:rPr>
                <w:sz w:val="18"/>
                <w:lang w:val="en-US"/>
              </w:rPr>
              <w:t>Setiwan</w:t>
            </w:r>
            <w:proofErr w:type="spellEnd"/>
            <w:r w:rsidRPr="0058602B">
              <w:rPr>
                <w:sz w:val="18"/>
                <w:lang w:val="en-US"/>
              </w:rPr>
              <w:t xml:space="preserve"> (2019)</w:t>
            </w:r>
          </w:p>
        </w:tc>
      </w:tr>
      <w:tr w:rsidR="00E83DFE" w14:paraId="0E38AC1A" w14:textId="77777777" w:rsidTr="00051861">
        <w:tc>
          <w:tcPr>
            <w:tcW w:w="1698" w:type="dxa"/>
            <w:shd w:val="clear" w:color="auto" w:fill="auto"/>
          </w:tcPr>
          <w:p w14:paraId="1AC86712" w14:textId="77777777" w:rsidR="00E83DFE" w:rsidRDefault="00E83DFE" w:rsidP="00C15346">
            <w:pPr>
              <w:pStyle w:val="TF-TEXTO-QUADRO"/>
            </w:pPr>
            <w:r>
              <w:t>Objetivos</w:t>
            </w:r>
          </w:p>
        </w:tc>
        <w:tc>
          <w:tcPr>
            <w:tcW w:w="7823" w:type="dxa"/>
            <w:shd w:val="clear" w:color="auto" w:fill="auto"/>
          </w:tcPr>
          <w:p w14:paraId="1526D7FC" w14:textId="48A440B8" w:rsidR="00E83DFE" w:rsidRDefault="00AB0954" w:rsidP="00C15346">
            <w:pPr>
              <w:pStyle w:val="TF-TEXTO-QUADRO"/>
            </w:pPr>
            <w:r>
              <w:rPr>
                <w:color w:val="000000"/>
              </w:rPr>
              <w:t xml:space="preserve">No trabalho de </w:t>
            </w:r>
            <w:proofErr w:type="spellStart"/>
            <w:r w:rsidRPr="0073721F">
              <w:rPr>
                <w:color w:val="000000"/>
              </w:rPr>
              <w:t>Setiwan</w:t>
            </w:r>
            <w:proofErr w:type="spellEnd"/>
            <w:r w:rsidRPr="0073721F">
              <w:rPr>
                <w:color w:val="000000"/>
              </w:rPr>
              <w:t xml:space="preserve"> </w:t>
            </w:r>
            <w:r>
              <w:rPr>
                <w:color w:val="000000"/>
              </w:rPr>
              <w:t>(</w:t>
            </w:r>
            <w:r w:rsidRPr="00A41812">
              <w:rPr>
                <w:color w:val="000000"/>
              </w:rPr>
              <w:t>2019</w:t>
            </w:r>
            <w:r>
              <w:rPr>
                <w:color w:val="000000"/>
              </w:rPr>
              <w:t xml:space="preserve">) foi desenvolvido um aplicativo de livros interativos sobre introdução e estudo de templos em </w:t>
            </w:r>
            <w:proofErr w:type="spellStart"/>
            <w:r>
              <w:rPr>
                <w:color w:val="000000"/>
              </w:rPr>
              <w:t>Mojokerto</w:t>
            </w:r>
            <w:proofErr w:type="spellEnd"/>
            <w:r>
              <w:rPr>
                <w:color w:val="000000"/>
              </w:rPr>
              <w:t xml:space="preserve"> baseado em </w:t>
            </w:r>
            <w:r>
              <w:t>realidade aumentada</w:t>
            </w:r>
            <w:r>
              <w:rPr>
                <w:color w:val="000000"/>
              </w:rPr>
              <w:t>.</w:t>
            </w:r>
          </w:p>
        </w:tc>
      </w:tr>
      <w:tr w:rsidR="00E83DFE" w14:paraId="6E0BCC47" w14:textId="77777777" w:rsidTr="00051861">
        <w:tc>
          <w:tcPr>
            <w:tcW w:w="1698" w:type="dxa"/>
            <w:shd w:val="clear" w:color="auto" w:fill="auto"/>
          </w:tcPr>
          <w:p w14:paraId="2F2F14D9" w14:textId="77777777" w:rsidR="00E83DFE" w:rsidRDefault="00E83DFE" w:rsidP="00C15346">
            <w:pPr>
              <w:pStyle w:val="TF-TEXTO-QUADRO"/>
            </w:pPr>
            <w:r>
              <w:t>Principais funcionalidades</w:t>
            </w:r>
          </w:p>
        </w:tc>
        <w:tc>
          <w:tcPr>
            <w:tcW w:w="7823" w:type="dxa"/>
            <w:shd w:val="clear" w:color="auto" w:fill="auto"/>
          </w:tcPr>
          <w:p w14:paraId="3C3F9389" w14:textId="60E38E59" w:rsidR="00E83DFE" w:rsidRDefault="0058602B" w:rsidP="00C15346">
            <w:pPr>
              <w:pStyle w:val="TF-TEXTO-QUADRO"/>
            </w:pPr>
            <w:r>
              <w:rPr>
                <w:color w:val="000000"/>
              </w:rPr>
              <w:t xml:space="preserve">As </w:t>
            </w:r>
            <w:r w:rsidR="00C728A1">
              <w:rPr>
                <w:color w:val="000000"/>
              </w:rPr>
              <w:t xml:space="preserve">interações com os </w:t>
            </w:r>
            <w:r w:rsidR="00C728A1" w:rsidRPr="006C7010">
              <w:rPr>
                <w:color w:val="000000"/>
              </w:rPr>
              <w:t>marcadores</w:t>
            </w:r>
            <w:r w:rsidR="00C728A1">
              <w:rPr>
                <w:color w:val="000000"/>
              </w:rPr>
              <w:t xml:space="preserve"> são</w:t>
            </w:r>
            <w:r w:rsidR="00C728A1" w:rsidRPr="006F71B9">
              <w:rPr>
                <w:color w:val="000000"/>
              </w:rPr>
              <w:t xml:space="preserve"> uma combinação de imagens, texto, áudio e objetos 3D</w:t>
            </w:r>
            <w:r w:rsidR="00C728A1">
              <w:rPr>
                <w:color w:val="000000"/>
              </w:rPr>
              <w:t xml:space="preserve"> que se sobrepõem no livro, assim </w:t>
            </w:r>
            <w:r w:rsidR="00C728A1" w:rsidRPr="006F71B9">
              <w:rPr>
                <w:color w:val="000000"/>
              </w:rPr>
              <w:t>aborda</w:t>
            </w:r>
            <w:r w:rsidR="00C728A1">
              <w:rPr>
                <w:color w:val="000000"/>
              </w:rPr>
              <w:t>ndo</w:t>
            </w:r>
            <w:r w:rsidR="00C728A1" w:rsidRPr="006F71B9">
              <w:rPr>
                <w:color w:val="000000"/>
              </w:rPr>
              <w:t xml:space="preserve"> os templos</w:t>
            </w:r>
            <w:r w:rsidR="00C728A1">
              <w:rPr>
                <w:color w:val="000000"/>
              </w:rPr>
              <w:t xml:space="preserve"> de uma maneira diversa e interessante. O aplicativo apresenta botões virtuais que mostram texto virtuais ou </w:t>
            </w:r>
            <w:r>
              <w:rPr>
                <w:color w:val="000000"/>
              </w:rPr>
              <w:t xml:space="preserve">reproduzem </w:t>
            </w:r>
            <w:r w:rsidR="00C728A1">
              <w:rPr>
                <w:color w:val="000000"/>
              </w:rPr>
              <w:t>áudio relacionado ao modelo 3D dependendo do botão apertado.</w:t>
            </w:r>
          </w:p>
        </w:tc>
      </w:tr>
      <w:tr w:rsidR="00E83DFE" w14:paraId="7B544073" w14:textId="77777777" w:rsidTr="00051861">
        <w:tc>
          <w:tcPr>
            <w:tcW w:w="1698" w:type="dxa"/>
            <w:shd w:val="clear" w:color="auto" w:fill="auto"/>
          </w:tcPr>
          <w:p w14:paraId="55A8B401" w14:textId="77777777" w:rsidR="00E83DFE" w:rsidRDefault="00E83DFE" w:rsidP="00C15346">
            <w:pPr>
              <w:pStyle w:val="TF-TEXTO-QUADRO"/>
            </w:pPr>
            <w:r>
              <w:t>Ferramentas de desenvolvimento</w:t>
            </w:r>
          </w:p>
        </w:tc>
        <w:tc>
          <w:tcPr>
            <w:tcW w:w="7823" w:type="dxa"/>
            <w:shd w:val="clear" w:color="auto" w:fill="auto"/>
          </w:tcPr>
          <w:p w14:paraId="440E8013" w14:textId="19FEED59" w:rsidR="00E83DFE" w:rsidRPr="00FA6625" w:rsidRDefault="007432D1" w:rsidP="00C728A1">
            <w:pPr>
              <w:pStyle w:val="TF-TEXTO-QUADRO"/>
              <w:rPr>
                <w:color w:val="000000"/>
              </w:rPr>
            </w:pPr>
            <w:r w:rsidRPr="007432D1">
              <w:t xml:space="preserve">No trabalho de </w:t>
            </w:r>
            <w:proofErr w:type="spellStart"/>
            <w:r w:rsidRPr="007432D1">
              <w:t>Setiwan</w:t>
            </w:r>
            <w:proofErr w:type="spellEnd"/>
            <w:r w:rsidRPr="007432D1">
              <w:t xml:space="preserve"> (2019) utilizou</w:t>
            </w:r>
            <w:r w:rsidR="00C82CEA">
              <w:t>-se</w:t>
            </w:r>
            <w:r w:rsidRPr="007432D1">
              <w:t xml:space="preserve"> o SDK Vuforia. O fato de Unity poder processar várias formas de dados além de modelos 3D como texturas, som e outros componentes foi essencial para o desenvolvimento do aplicativo. Visto que </w:t>
            </w:r>
            <w:proofErr w:type="spellStart"/>
            <w:r w:rsidRPr="007432D1">
              <w:t>Setiwan</w:t>
            </w:r>
            <w:proofErr w:type="spellEnd"/>
            <w:r w:rsidRPr="007432D1">
              <w:t xml:space="preserve"> (2019) optou por uma abordagem multim</w:t>
            </w:r>
            <w:r w:rsidR="00C82CEA">
              <w:t>í</w:t>
            </w:r>
            <w:r w:rsidRPr="007432D1">
              <w:t>dia utilizando vários tipos d</w:t>
            </w:r>
            <w:r w:rsidR="00C82CEA">
              <w:t>i</w:t>
            </w:r>
            <w:r w:rsidRPr="007432D1">
              <w:t>ferentes de mídia para o ensino a respeito dos templos. Na questão do desenvolvimento dos modelos 3D</w:t>
            </w:r>
            <w:r w:rsidR="00C82CEA">
              <w:t>,</w:t>
            </w:r>
            <w:r w:rsidRPr="007432D1">
              <w:t xml:space="preserve"> </w:t>
            </w:r>
            <w:proofErr w:type="spellStart"/>
            <w:r w:rsidRPr="007432D1">
              <w:t>Setiwan</w:t>
            </w:r>
            <w:proofErr w:type="spellEnd"/>
            <w:r w:rsidRPr="007432D1">
              <w:t xml:space="preserve"> (2019) utilizou o Google </w:t>
            </w:r>
            <w:proofErr w:type="spellStart"/>
            <w:r w:rsidRPr="007432D1">
              <w:t>SketchUp</w:t>
            </w:r>
            <w:proofErr w:type="spellEnd"/>
            <w:r w:rsidRPr="007432D1">
              <w:t xml:space="preserve"> por ser um programa leve e de fácil aprendizado com interface intuitiva, em que mesmo usuários que não t</w:t>
            </w:r>
            <w:r w:rsidR="00C82CEA">
              <w:t>ê</w:t>
            </w:r>
            <w:r w:rsidRPr="007432D1">
              <w:t xml:space="preserve">m experiência na área conseguem produzir seus modelos 3D. O Adobe </w:t>
            </w:r>
            <w:proofErr w:type="spellStart"/>
            <w:r w:rsidRPr="007432D1">
              <w:t>Audition</w:t>
            </w:r>
            <w:proofErr w:type="spellEnd"/>
            <w:r w:rsidRPr="007432D1">
              <w:t xml:space="preserve"> que é editor e </w:t>
            </w:r>
            <w:proofErr w:type="spellStart"/>
            <w:r w:rsidRPr="007432D1">
              <w:t>mixer</w:t>
            </w:r>
            <w:proofErr w:type="spellEnd"/>
            <w:r w:rsidRPr="007432D1">
              <w:t xml:space="preserve"> de áudio digital foi utilizado para a edição e produção dos áudios presentes no trabalho de </w:t>
            </w:r>
            <w:proofErr w:type="spellStart"/>
            <w:r w:rsidRPr="007432D1">
              <w:t>Setiwan</w:t>
            </w:r>
            <w:proofErr w:type="spellEnd"/>
            <w:r w:rsidRPr="007432D1">
              <w:t xml:space="preserve"> (2019).</w:t>
            </w:r>
          </w:p>
        </w:tc>
      </w:tr>
      <w:tr w:rsidR="00E83DFE" w14:paraId="1CA0DE4A" w14:textId="77777777" w:rsidTr="00051861">
        <w:tc>
          <w:tcPr>
            <w:tcW w:w="1698" w:type="dxa"/>
            <w:shd w:val="clear" w:color="auto" w:fill="auto"/>
          </w:tcPr>
          <w:p w14:paraId="6A397D07" w14:textId="77777777" w:rsidR="00E83DFE" w:rsidRDefault="00E83DFE" w:rsidP="00C15346">
            <w:pPr>
              <w:pStyle w:val="TF-TEXTO-QUADRO"/>
            </w:pPr>
            <w:r>
              <w:t>Resultados e conclusões</w:t>
            </w:r>
          </w:p>
        </w:tc>
        <w:tc>
          <w:tcPr>
            <w:tcW w:w="7823" w:type="dxa"/>
            <w:shd w:val="clear" w:color="auto" w:fill="auto"/>
          </w:tcPr>
          <w:p w14:paraId="3A7E5C1F" w14:textId="7E226070" w:rsidR="007432D1" w:rsidRPr="00FA6625" w:rsidRDefault="007432D1" w:rsidP="007432D1">
            <w:pPr>
              <w:pStyle w:val="TF-TEXTO"/>
              <w:spacing w:before="0"/>
              <w:ind w:firstLine="0"/>
              <w:rPr>
                <w:color w:val="000000"/>
              </w:rPr>
            </w:pPr>
            <w:r w:rsidRPr="007432D1">
              <w:rPr>
                <w:color w:val="000000"/>
              </w:rPr>
              <w:t xml:space="preserve">Segundo </w:t>
            </w:r>
            <w:proofErr w:type="spellStart"/>
            <w:r w:rsidRPr="007432D1">
              <w:rPr>
                <w:color w:val="000000"/>
              </w:rPr>
              <w:t>Setiwan</w:t>
            </w:r>
            <w:proofErr w:type="spellEnd"/>
            <w:r w:rsidRPr="007432D1">
              <w:rPr>
                <w:color w:val="000000"/>
              </w:rPr>
              <w:t xml:space="preserve"> (2019) a conclusões obtidas pelo trabalho foram :as ferramentas Unity3D, a biblioteca Vuforia, Google </w:t>
            </w:r>
            <w:proofErr w:type="spellStart"/>
            <w:r w:rsidRPr="007432D1">
              <w:rPr>
                <w:color w:val="000000"/>
              </w:rPr>
              <w:t>SketchUp</w:t>
            </w:r>
            <w:proofErr w:type="spellEnd"/>
            <w:r w:rsidRPr="007432D1">
              <w:rPr>
                <w:color w:val="000000"/>
              </w:rPr>
              <w:t xml:space="preserve"> e Adobe </w:t>
            </w:r>
            <w:proofErr w:type="spellStart"/>
            <w:r w:rsidRPr="007432D1">
              <w:rPr>
                <w:color w:val="000000"/>
              </w:rPr>
              <w:t>Audition</w:t>
            </w:r>
            <w:proofErr w:type="spellEnd"/>
            <w:r w:rsidRPr="007432D1">
              <w:rPr>
                <w:color w:val="000000"/>
              </w:rPr>
              <w:t xml:space="preserve"> foram suficientes para desenvolver seu aplicativo</w:t>
            </w:r>
            <w:r w:rsidR="00B07F89">
              <w:rPr>
                <w:color w:val="000000"/>
              </w:rPr>
              <w:t>.</w:t>
            </w:r>
            <w:r w:rsidRPr="007432D1">
              <w:rPr>
                <w:color w:val="000000"/>
              </w:rPr>
              <w:t xml:space="preserve"> “A existência deste livro interativo torna a interação mais interessante para que o usuário ou usuários se interessem pela leitura do conteúdo do livro.”, os resultados do teste Black Box comprova</w:t>
            </w:r>
            <w:r w:rsidR="00C82CEA">
              <w:rPr>
                <w:color w:val="000000"/>
              </w:rPr>
              <w:t>m</w:t>
            </w:r>
            <w:r w:rsidRPr="007432D1">
              <w:rPr>
                <w:color w:val="000000"/>
              </w:rPr>
              <w:t xml:space="preserve"> uma porcentagem de 100% que afirma que não há erros no aplicativo</w:t>
            </w:r>
            <w:r w:rsidR="00C82CEA">
              <w:rPr>
                <w:color w:val="000000"/>
              </w:rPr>
              <w:t xml:space="preserve">. </w:t>
            </w:r>
            <w:r w:rsidR="00186430">
              <w:rPr>
                <w:color w:val="000000"/>
              </w:rPr>
              <w:lastRenderedPageBreak/>
              <w:t>A respeito dos testes</w:t>
            </w:r>
            <w:r w:rsidR="00C82CEA">
              <w:rPr>
                <w:color w:val="000000"/>
              </w:rPr>
              <w:t xml:space="preserve"> segundo </w:t>
            </w:r>
            <w:proofErr w:type="spellStart"/>
            <w:r w:rsidR="00C82CEA" w:rsidRPr="007432D1">
              <w:rPr>
                <w:color w:val="000000"/>
              </w:rPr>
              <w:t>Setiwan</w:t>
            </w:r>
            <w:proofErr w:type="spellEnd"/>
            <w:r w:rsidR="00C82CEA" w:rsidRPr="007432D1">
              <w:rPr>
                <w:color w:val="000000"/>
              </w:rPr>
              <w:t xml:space="preserve"> (2019)</w:t>
            </w:r>
            <w:r w:rsidR="00186430">
              <w:rPr>
                <w:color w:val="000000"/>
              </w:rPr>
              <w:t>, a</w:t>
            </w:r>
            <w:r w:rsidRPr="007432D1">
              <w:rPr>
                <w:color w:val="000000"/>
              </w:rPr>
              <w:t xml:space="preserve"> satisfação dos entrevistados atendeu a critérios muito bons com uma porcentagem de 84,93%.</w:t>
            </w:r>
          </w:p>
        </w:tc>
      </w:tr>
    </w:tbl>
    <w:p w14:paraId="2A386D90" w14:textId="30F1FFE8" w:rsidR="00051861" w:rsidRPr="00051861" w:rsidRDefault="00051861" w:rsidP="00051861">
      <w:pPr>
        <w:pStyle w:val="TF-FONTE"/>
      </w:pPr>
      <w:r>
        <w:lastRenderedPageBreak/>
        <w:t>Fonte: elaborado pelo autor.</w:t>
      </w:r>
    </w:p>
    <w:p w14:paraId="1B47A046" w14:textId="77777777" w:rsidR="00D178FD" w:rsidRPr="00E12716" w:rsidRDefault="005B69E2" w:rsidP="00E12716">
      <w:pPr>
        <w:pStyle w:val="TF-TEXTO"/>
        <w:rPr>
          <w:ins w:id="35" w:author="Rafael Sperandio" w:date="2023-06-25T15:45:00Z"/>
        </w:rPr>
      </w:pPr>
      <w:bookmarkStart w:id="36" w:name="_Hlk137717276"/>
      <w:bookmarkStart w:id="37" w:name="_Hlk137734900"/>
      <w:bookmarkEnd w:id="34"/>
      <w:r>
        <w:rPr>
          <w:color w:val="000000"/>
        </w:rPr>
        <w:t xml:space="preserve">O aplicativo de </w:t>
      </w:r>
      <w:proofErr w:type="spellStart"/>
      <w:r>
        <w:rPr>
          <w:color w:val="000000"/>
        </w:rPr>
        <w:t>Setiwan</w:t>
      </w:r>
      <w:proofErr w:type="spellEnd"/>
      <w:r>
        <w:rPr>
          <w:color w:val="000000"/>
        </w:rPr>
        <w:t xml:space="preserve"> (2019) apresenta botões virtuais como forma de facilitar a interação dos usuários. Esses botões permitem que, ao pressionar o livro físico onde os botões estão localizados, novas informações surgem ou o aplicativo reproduz um áudio relacionado ao modelo 3D dependendo do botão apertado. A interação com um botão virtual pode ser vista na </w:t>
      </w:r>
      <w:r w:rsidR="00DE2B48">
        <w:fldChar w:fldCharType="begin"/>
      </w:r>
      <w:r w:rsidR="00DE2B48">
        <w:instrText xml:space="preserve"> REF _Ref137738856 \h </w:instrText>
      </w:r>
      <w:r w:rsidR="00DE2B48">
        <w:fldChar w:fldCharType="separate"/>
      </w:r>
      <w:proofErr w:type="spellStart"/>
      <w:ins w:id="38" w:author="Rafael Sperandio" w:date="2023-06-25T15:45:00Z">
        <w:r w:rsidR="00D178FD" w:rsidRPr="00E12716">
          <w:t>Na</w:t>
        </w:r>
        <w:proofErr w:type="spellEnd"/>
        <w:r w:rsidR="00D178FD" w:rsidRPr="00E12716">
          <w:t xml:space="preserve"> fase de teste do trabalho de </w:t>
        </w:r>
        <w:proofErr w:type="spellStart"/>
        <w:r w:rsidR="00D178FD" w:rsidRPr="00E12716">
          <w:t>Setiwan</w:t>
        </w:r>
        <w:proofErr w:type="spellEnd"/>
        <w:r w:rsidR="00D178FD" w:rsidRPr="00E12716">
          <w:t xml:space="preserve"> (2019), foi utilizado um questionário a que 10 usuários responderam 15 perguntas para verificar a usabilidade do aplicativo. O grau de satisfação com base nas perguntas foi de 84,93%, isso significa que a usabilidade do aplicativo de realidade aumentada para projetar livros interativos sobre a introdução e estudo de templos em </w:t>
        </w:r>
        <w:proofErr w:type="spellStart"/>
        <w:r w:rsidR="00D178FD" w:rsidRPr="00E12716">
          <w:t>Mojokerto</w:t>
        </w:r>
        <w:proofErr w:type="spellEnd"/>
        <w:r w:rsidR="00D178FD" w:rsidRPr="00E12716">
          <w:t>, em termos gerais, foi boa atendendo às expectativas dos usuários.</w:t>
        </w:r>
      </w:ins>
    </w:p>
    <w:p w14:paraId="72CF8F65" w14:textId="25DC6570" w:rsidR="00880CF3" w:rsidRPr="00E12716" w:rsidDel="00D178FD" w:rsidRDefault="00D178FD" w:rsidP="00E12716">
      <w:pPr>
        <w:pStyle w:val="TF-TEXTO"/>
        <w:rPr>
          <w:del w:id="39" w:author="Rafael Sperandio" w:date="2023-06-25T15:45:00Z"/>
        </w:rPr>
      </w:pPr>
      <w:ins w:id="40" w:author="Rafael Sperandio" w:date="2023-06-25T15:45:00Z">
        <w:r>
          <w:t xml:space="preserve">Figura </w:t>
        </w:r>
        <w:r>
          <w:rPr>
            <w:noProof/>
          </w:rPr>
          <w:t>3</w:t>
        </w:r>
      </w:ins>
      <w:del w:id="41" w:author="Rafael Sperandio" w:date="2023-06-25T15:45:00Z">
        <w:r w:rsidR="00880CF3" w:rsidRPr="00E12716" w:rsidDel="00D178FD">
          <w:delText>Na fase de teste do trabalho de Setiwan (2019), foi utilizado um questionário a que 10 usuários responderam 15 perguntas para verificar a usabilidade do aplicativo. O grau de satisfação com base nas perguntas foi de 84,93%, isso significa que a usabilidade do aplicativo de realidade aumentada para projetar livros interativos sobre a introdução e estudo de templos em Mojokerto, em termos gerais, foi boa atendendo às expectativas dos usuários.</w:delText>
        </w:r>
      </w:del>
    </w:p>
    <w:p w14:paraId="4992F28E" w14:textId="57113524" w:rsidR="005B69E2" w:rsidRDefault="00880CF3" w:rsidP="005B69E2">
      <w:pPr>
        <w:pStyle w:val="TF-TEXTO"/>
        <w:rPr>
          <w:color w:val="000000"/>
        </w:rPr>
      </w:pPr>
      <w:del w:id="42" w:author="Rafael Sperandio" w:date="2023-06-25T15:45:00Z">
        <w:r w:rsidDel="00D178FD">
          <w:delText xml:space="preserve">Figura </w:delText>
        </w:r>
        <w:r w:rsidDel="00D178FD">
          <w:rPr>
            <w:noProof/>
          </w:rPr>
          <w:delText>3</w:delText>
        </w:r>
      </w:del>
      <w:r w:rsidR="00DE2B48">
        <w:fldChar w:fldCharType="end"/>
      </w:r>
      <w:r w:rsidR="005B69E2">
        <w:rPr>
          <w:color w:val="000000"/>
        </w:rPr>
        <w:t>, ao pressioná-lo, novas informações aparecem.</w:t>
      </w:r>
    </w:p>
    <w:p w14:paraId="60044C3F" w14:textId="77777777" w:rsidR="00E12716" w:rsidRPr="00E12716" w:rsidRDefault="00E12716" w:rsidP="00E12716">
      <w:pPr>
        <w:pStyle w:val="TF-TEXTO"/>
      </w:pPr>
      <w:bookmarkStart w:id="43" w:name="_Ref137738856"/>
      <w:bookmarkStart w:id="44" w:name="_Ref137738850"/>
      <w:bookmarkEnd w:id="36"/>
      <w:r w:rsidRPr="00E12716">
        <w:t xml:space="preserve">Na fase de teste do trabalho de </w:t>
      </w:r>
      <w:proofErr w:type="spellStart"/>
      <w:r w:rsidRPr="00E12716">
        <w:t>Setiwan</w:t>
      </w:r>
      <w:proofErr w:type="spellEnd"/>
      <w:r w:rsidRPr="00E12716">
        <w:t xml:space="preserve"> (2019), foi utilizado um questionário a que 10 usuários responderam 15 perguntas para verificar a usabilidade do aplicativo. O grau de satisfação com base nas perguntas foi de 84,93%, isso significa que a usabilidade do aplicativo de realidade aumentada para projetar livros interativos sobre a introdução e estudo de templos em </w:t>
      </w:r>
      <w:proofErr w:type="spellStart"/>
      <w:r w:rsidRPr="00E12716">
        <w:t>Mojokerto</w:t>
      </w:r>
      <w:proofErr w:type="spellEnd"/>
      <w:r w:rsidRPr="00E12716">
        <w:t>, em termos gerais, foi boa atendendo às expectativas dos usuários.</w:t>
      </w:r>
    </w:p>
    <w:p w14:paraId="0CFBF5C7" w14:textId="528A1624" w:rsidR="00DE2B48" w:rsidRDefault="00DE2B48" w:rsidP="00DE2B48">
      <w:pPr>
        <w:pStyle w:val="TF-LEGENDA"/>
      </w:pPr>
      <w:r>
        <w:t xml:space="preserve">Figura </w:t>
      </w:r>
      <w:fldSimple w:instr=" SEQ Figura \* ARABIC ">
        <w:r w:rsidR="00D178FD">
          <w:rPr>
            <w:noProof/>
          </w:rPr>
          <w:t>3</w:t>
        </w:r>
      </w:fldSimple>
      <w:bookmarkEnd w:id="43"/>
      <w:r w:rsidRPr="00DE2B48">
        <w:t xml:space="preserve"> </w:t>
      </w:r>
      <w:r>
        <w:t>-T</w:t>
      </w:r>
      <w:r w:rsidRPr="002715C4">
        <w:t>ela do aplicativo com informações a respeito do modelo 3D</w:t>
      </w:r>
      <w:bookmarkEnd w:id="44"/>
    </w:p>
    <w:p w14:paraId="09D00526" w14:textId="77777777" w:rsidR="00051861" w:rsidRPr="002715C4" w:rsidRDefault="00051861" w:rsidP="00051861">
      <w:pPr>
        <w:pStyle w:val="TF-FONTE"/>
      </w:pPr>
      <w:r>
        <w:rPr>
          <w:noProof/>
        </w:rPr>
        <w:drawing>
          <wp:inline distT="0" distB="0" distL="0" distR="0" wp14:anchorId="6C78C2E9" wp14:editId="6FDA66DE">
            <wp:extent cx="4318000" cy="2489200"/>
            <wp:effectExtent l="12700" t="12700" r="0" b="0"/>
            <wp:docPr id="2" name="Imagem 8" descr="Uma imagem contendo mesa, computador&#10;&#10;&#10;&#10;&#10;&#10;&#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Uma imagem contendo mesa, computador&#10;&#10;&#10;&#10;&#10;&#10;&#10;&#10;Descrição gerada automaticamente"/>
                    <pic:cNvPicPr>
                      <a:picLocks/>
                    </pic:cNvPicPr>
                  </pic:nvPicPr>
                  <pic:blipFill>
                    <a:blip r:embed="rId13">
                      <a:extLst>
                        <a:ext uri="{28A0092B-C50C-407E-A947-70E740481C1C}">
                          <a14:useLocalDpi xmlns:a14="http://schemas.microsoft.com/office/drawing/2010/main" val="0"/>
                        </a:ext>
                      </a:extLst>
                    </a:blip>
                    <a:srcRect l="3687"/>
                    <a:stretch>
                      <a:fillRect/>
                    </a:stretch>
                  </pic:blipFill>
                  <pic:spPr bwMode="auto">
                    <a:xfrm>
                      <a:off x="0" y="0"/>
                      <a:ext cx="4318000" cy="2489200"/>
                    </a:xfrm>
                    <a:prstGeom prst="rect">
                      <a:avLst/>
                    </a:prstGeom>
                    <a:noFill/>
                    <a:ln w="6350" cmpd="sng">
                      <a:solidFill>
                        <a:srgbClr val="000000"/>
                      </a:solidFill>
                      <a:miter lim="800000"/>
                      <a:headEnd/>
                      <a:tailEnd/>
                    </a:ln>
                    <a:effectLst/>
                  </pic:spPr>
                </pic:pic>
              </a:graphicData>
            </a:graphic>
          </wp:inline>
        </w:drawing>
      </w:r>
    </w:p>
    <w:p w14:paraId="0C623935" w14:textId="77777777" w:rsidR="00051861" w:rsidRPr="002715C4" w:rsidRDefault="00051861" w:rsidP="00051861">
      <w:pPr>
        <w:pStyle w:val="TF-FONTE"/>
      </w:pPr>
      <w:r w:rsidRPr="002715C4">
        <w:t>Fonte:</w:t>
      </w:r>
      <w:r w:rsidRPr="00336563">
        <w:t xml:space="preserve"> </w:t>
      </w:r>
      <w:proofErr w:type="spellStart"/>
      <w:r w:rsidRPr="0073721F">
        <w:t>Setiwan</w:t>
      </w:r>
      <w:proofErr w:type="spellEnd"/>
      <w:r w:rsidRPr="0073721F">
        <w:t xml:space="preserve"> </w:t>
      </w:r>
      <w:r w:rsidRPr="00336563">
        <w:t>(</w:t>
      </w:r>
      <w:r w:rsidRPr="00A41812">
        <w:rPr>
          <w:color w:val="000000"/>
        </w:rPr>
        <w:t>2019</w:t>
      </w:r>
      <w:r w:rsidRPr="00336563">
        <w:t>)</w:t>
      </w:r>
      <w:r>
        <w:t>.</w:t>
      </w:r>
      <w:r w:rsidRPr="00336563">
        <w:t xml:space="preserve"> </w:t>
      </w:r>
    </w:p>
    <w:p w14:paraId="61851231" w14:textId="7B2AECE2" w:rsidR="00BD49C5" w:rsidRDefault="00BD49C5" w:rsidP="00BD49C5">
      <w:pPr>
        <w:pStyle w:val="TF-LEGENDA"/>
      </w:pPr>
      <w:bookmarkStart w:id="45" w:name="_Ref137659757"/>
      <w:bookmarkStart w:id="46" w:name="_Hlk137718272"/>
      <w:bookmarkEnd w:id="37"/>
      <w:r>
        <w:t xml:space="preserve">Quadro </w:t>
      </w:r>
      <w:fldSimple w:instr=" SEQ Quadro \* ARABIC ">
        <w:r w:rsidR="00D178FD">
          <w:rPr>
            <w:noProof/>
          </w:rPr>
          <w:t>3</w:t>
        </w:r>
      </w:fldSimple>
      <w:bookmarkEnd w:id="45"/>
      <w:r>
        <w:t>–</w:t>
      </w:r>
      <w:r w:rsidR="006335E2">
        <w:t xml:space="preserve"> </w:t>
      </w:r>
      <w:r w:rsidR="006335E2" w:rsidRPr="006335E2">
        <w:t>ANIMAR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51861" w14:paraId="5ED6E00C" w14:textId="77777777" w:rsidTr="00016262">
        <w:tc>
          <w:tcPr>
            <w:tcW w:w="1698" w:type="dxa"/>
            <w:shd w:val="clear" w:color="auto" w:fill="auto"/>
          </w:tcPr>
          <w:p w14:paraId="4BA0E464" w14:textId="77777777" w:rsidR="00051861" w:rsidRDefault="00051861" w:rsidP="00016262">
            <w:pPr>
              <w:pStyle w:val="TF-TEXTO-QUADRO"/>
            </w:pPr>
            <w:r>
              <w:t>Referência</w:t>
            </w:r>
          </w:p>
        </w:tc>
        <w:tc>
          <w:tcPr>
            <w:tcW w:w="7823" w:type="dxa"/>
            <w:shd w:val="clear" w:color="auto" w:fill="auto"/>
          </w:tcPr>
          <w:p w14:paraId="7666BFBE" w14:textId="68CE86FB" w:rsidR="00051861" w:rsidRDefault="00E83F94" w:rsidP="00016262">
            <w:pPr>
              <w:pStyle w:val="TF-TEXTO-QUADRO"/>
            </w:pPr>
            <w:r w:rsidRPr="0073721F">
              <w:t xml:space="preserve">Reiter </w:t>
            </w:r>
            <w:r>
              <w:t>(2018)</w:t>
            </w:r>
          </w:p>
        </w:tc>
      </w:tr>
      <w:tr w:rsidR="00051861" w14:paraId="4CFBA701" w14:textId="77777777" w:rsidTr="00016262">
        <w:tc>
          <w:tcPr>
            <w:tcW w:w="1698" w:type="dxa"/>
            <w:shd w:val="clear" w:color="auto" w:fill="auto"/>
          </w:tcPr>
          <w:p w14:paraId="745E084B" w14:textId="77777777" w:rsidR="00051861" w:rsidRDefault="00051861" w:rsidP="00016262">
            <w:pPr>
              <w:pStyle w:val="TF-TEXTO-QUADRO"/>
            </w:pPr>
            <w:r>
              <w:t>Objetivos</w:t>
            </w:r>
          </w:p>
        </w:tc>
        <w:tc>
          <w:tcPr>
            <w:tcW w:w="7823" w:type="dxa"/>
            <w:shd w:val="clear" w:color="auto" w:fill="auto"/>
          </w:tcPr>
          <w:p w14:paraId="56712094" w14:textId="5BA274B1" w:rsidR="00051861" w:rsidRDefault="00C00DC8" w:rsidP="00016262">
            <w:pPr>
              <w:pStyle w:val="TF-TEXTO-QUADRO"/>
            </w:pPr>
            <w:r w:rsidRPr="00774B93">
              <w:t>O objetivo do trabalho segundo Reiter (2018</w:t>
            </w:r>
            <w:r w:rsidR="00E12716">
              <w:t>, p. 13</w:t>
            </w:r>
            <w:r w:rsidRPr="00774B93">
              <w:t xml:space="preserve">) </w:t>
            </w:r>
            <w:r>
              <w:t>foi “</w:t>
            </w:r>
            <w:r w:rsidRPr="00774B93">
              <w:t>desenvolver uma ferramenta de criação de animações em 3D através de uma combinação de Interface de Usuário Tangível e Realidade Aumentada</w:t>
            </w:r>
            <w:r>
              <w:t>”</w:t>
            </w:r>
            <w:r w:rsidRPr="00774B93">
              <w:t>. Seus objetivos específicos foram</w:t>
            </w:r>
            <w:r>
              <w:t>:</w:t>
            </w:r>
            <w:r w:rsidRPr="00774B93">
              <w:t xml:space="preserve"> disponibilizar uma ferramenta para criação de cenários; disponibilizar o uso pedagógico da ferramenta, para que possa auxiliar no desenvolvimento criativo das crianças; disponibilizar a utilização da ferramenta através de um </w:t>
            </w:r>
            <w:r w:rsidR="00186430">
              <w:t>H</w:t>
            </w:r>
            <w:r w:rsidR="00186430" w:rsidRPr="00774B93">
              <w:t>ead</w:t>
            </w:r>
            <w:r w:rsidRPr="00774B93">
              <w:t>-</w:t>
            </w:r>
            <w:proofErr w:type="spellStart"/>
            <w:r w:rsidR="00186430">
              <w:t>M</w:t>
            </w:r>
            <w:r w:rsidR="00186430" w:rsidRPr="00774B93">
              <w:t>ounted</w:t>
            </w:r>
            <w:proofErr w:type="spellEnd"/>
            <w:r w:rsidR="00186430" w:rsidRPr="00774B93">
              <w:t xml:space="preserve"> </w:t>
            </w:r>
            <w:r w:rsidR="00186430">
              <w:t>D</w:t>
            </w:r>
            <w:r w:rsidR="00186430" w:rsidRPr="00774B93">
              <w:t xml:space="preserve">isplay </w:t>
            </w:r>
            <w:r w:rsidRPr="00774B93">
              <w:t xml:space="preserve">(HMD), como o </w:t>
            </w:r>
            <w:proofErr w:type="spellStart"/>
            <w:r w:rsidR="00186430" w:rsidRPr="00186430">
              <w:t>Cardboard</w:t>
            </w:r>
            <w:proofErr w:type="spellEnd"/>
            <w:r w:rsidRPr="00774B93">
              <w:t>.</w:t>
            </w:r>
          </w:p>
        </w:tc>
      </w:tr>
      <w:tr w:rsidR="00051861" w14:paraId="40671815" w14:textId="77777777" w:rsidTr="00016262">
        <w:tc>
          <w:tcPr>
            <w:tcW w:w="1698" w:type="dxa"/>
            <w:shd w:val="clear" w:color="auto" w:fill="auto"/>
          </w:tcPr>
          <w:p w14:paraId="6D42B803" w14:textId="77777777" w:rsidR="00051861" w:rsidRDefault="00051861" w:rsidP="00016262">
            <w:pPr>
              <w:pStyle w:val="TF-TEXTO-QUADRO"/>
            </w:pPr>
            <w:r>
              <w:t>Principais funcionalidades</w:t>
            </w:r>
          </w:p>
        </w:tc>
        <w:tc>
          <w:tcPr>
            <w:tcW w:w="7823" w:type="dxa"/>
            <w:shd w:val="clear" w:color="auto" w:fill="auto"/>
          </w:tcPr>
          <w:p w14:paraId="339A4573" w14:textId="031FD281" w:rsidR="00051861" w:rsidRDefault="00354388" w:rsidP="00016262">
            <w:pPr>
              <w:pStyle w:val="TF-TEXTO-QUADRO"/>
            </w:pPr>
            <w:r>
              <w:t>O aplicativo criado por Reiter (2018) permite manipular objetos virtuais dentre múltiplas cenas</w:t>
            </w:r>
            <w:r w:rsidR="00527DC6">
              <w:t>. A</w:t>
            </w:r>
            <w:r>
              <w:t xml:space="preserve"> partir da manipulação dos objetos virtuais é possível criar animações para esses objetos</w:t>
            </w:r>
            <w:r w:rsidR="00E12716">
              <w:t>. O</w:t>
            </w:r>
            <w:r>
              <w:t xml:space="preserve"> objetivo é que múltiplas animações sejam usadas para criar uma </w:t>
            </w:r>
            <w:r w:rsidR="00286FFC">
              <w:t>história</w:t>
            </w:r>
            <w:r>
              <w:t xml:space="preserve"> naquela cena.</w:t>
            </w:r>
          </w:p>
        </w:tc>
      </w:tr>
      <w:tr w:rsidR="00051861" w14:paraId="21F1321B" w14:textId="77777777" w:rsidTr="00016262">
        <w:tc>
          <w:tcPr>
            <w:tcW w:w="1698" w:type="dxa"/>
            <w:shd w:val="clear" w:color="auto" w:fill="auto"/>
          </w:tcPr>
          <w:p w14:paraId="4E13A629" w14:textId="77777777" w:rsidR="00051861" w:rsidRDefault="00051861" w:rsidP="00016262">
            <w:pPr>
              <w:pStyle w:val="TF-TEXTO-QUADRO"/>
            </w:pPr>
            <w:r>
              <w:lastRenderedPageBreak/>
              <w:t>Ferramentas de desenvolvimento</w:t>
            </w:r>
          </w:p>
        </w:tc>
        <w:tc>
          <w:tcPr>
            <w:tcW w:w="7823" w:type="dxa"/>
            <w:shd w:val="clear" w:color="auto" w:fill="auto"/>
          </w:tcPr>
          <w:p w14:paraId="6AC1A559" w14:textId="7FFFA5CB" w:rsidR="00051861" w:rsidRPr="00652851" w:rsidRDefault="00652851" w:rsidP="00016262">
            <w:pPr>
              <w:pStyle w:val="TF-TEXTO-QUADRO"/>
              <w:rPr>
                <w:color w:val="000000"/>
              </w:rPr>
            </w:pPr>
            <w:r w:rsidRPr="00652851">
              <w:rPr>
                <w:color w:val="000000"/>
              </w:rPr>
              <w:t xml:space="preserve">As ferramentas usadas por Reiter (2018) foram o motor de jogos Unity, comumente utilizado para aplicações gráficas, foi eficiente e fácil de aplicar, sendo o principal componente para parte de renderização da aplicação, além de auxiliar na detecção de interação entre os marcadores. O Vuforia fez toda a integração de RA com o Unity, visto que o Vuforia possui suporte nativo dentro da Unity facilitando a produção do Aplicativo. O Vuforia foi utilizado para reconhecimento dos marcadores, para utilizar a câmera do celular e ativar a renderização dos objetos gráficos envolvidos com os marcadores. A aplicação AR </w:t>
            </w:r>
            <w:proofErr w:type="spellStart"/>
            <w:r w:rsidRPr="00652851">
              <w:rPr>
                <w:color w:val="000000"/>
              </w:rPr>
              <w:t>Marker</w:t>
            </w:r>
            <w:proofErr w:type="spellEnd"/>
            <w:r w:rsidRPr="00652851">
              <w:rPr>
                <w:color w:val="000000"/>
              </w:rPr>
              <w:t xml:space="preserve"> </w:t>
            </w:r>
            <w:proofErr w:type="spellStart"/>
            <w:r w:rsidRPr="00652851">
              <w:rPr>
                <w:color w:val="000000"/>
              </w:rPr>
              <w:t>Generator</w:t>
            </w:r>
            <w:proofErr w:type="spellEnd"/>
            <w:r w:rsidRPr="00652851">
              <w:rPr>
                <w:color w:val="000000"/>
              </w:rPr>
              <w:t xml:space="preserve"> </w:t>
            </w:r>
            <w:proofErr w:type="spellStart"/>
            <w:r w:rsidRPr="00652851">
              <w:rPr>
                <w:color w:val="000000"/>
              </w:rPr>
              <w:t>by</w:t>
            </w:r>
            <w:proofErr w:type="spellEnd"/>
            <w:r w:rsidRPr="00652851">
              <w:rPr>
                <w:color w:val="000000"/>
              </w:rPr>
              <w:t xml:space="preserve"> </w:t>
            </w:r>
            <w:proofErr w:type="spellStart"/>
            <w:r w:rsidRPr="00652851">
              <w:rPr>
                <w:color w:val="000000"/>
              </w:rPr>
              <w:t>Brosvision</w:t>
            </w:r>
            <w:proofErr w:type="spellEnd"/>
            <w:r w:rsidRPr="00652851">
              <w:rPr>
                <w:color w:val="000000"/>
              </w:rPr>
              <w:t xml:space="preserve"> mostrou-se uma fermenta eficiente e prática no auxílio da criação dos marcadores pois gerou padrões com certa aleatoriedade dessa forma obtendo um bom reconhecimento por parte do Vuforia.</w:t>
            </w:r>
          </w:p>
        </w:tc>
      </w:tr>
      <w:tr w:rsidR="00051861" w:rsidRPr="00DE2B48" w14:paraId="1007392A" w14:textId="77777777" w:rsidTr="00016262">
        <w:tc>
          <w:tcPr>
            <w:tcW w:w="1698" w:type="dxa"/>
            <w:shd w:val="clear" w:color="auto" w:fill="auto"/>
          </w:tcPr>
          <w:p w14:paraId="3D1C096E" w14:textId="77777777" w:rsidR="00051861" w:rsidRDefault="00051861" w:rsidP="00016262">
            <w:pPr>
              <w:pStyle w:val="TF-TEXTO-QUADRO"/>
            </w:pPr>
            <w:r>
              <w:t>Resultados e conclusões</w:t>
            </w:r>
          </w:p>
        </w:tc>
        <w:tc>
          <w:tcPr>
            <w:tcW w:w="7823" w:type="dxa"/>
            <w:shd w:val="clear" w:color="auto" w:fill="auto"/>
          </w:tcPr>
          <w:p w14:paraId="32700F49" w14:textId="72D9E307" w:rsidR="00051861" w:rsidRDefault="00E12716" w:rsidP="0012527A">
            <w:pPr>
              <w:pStyle w:val="TF-TEXTO-QUADRO"/>
            </w:pPr>
            <w:r>
              <w:t>Os testes do aplicativo foram realizados com um grupo pequeno de alunos de Pedagogia da FURB, mas, apesar disso, foi possível obter resultados satisfatórios. A maior dificuldade relatada por Reiter (2018) foi na interação dos usuários com a interface de usuário tangível, visto que, “em muitas vezes, os alunos passavam a mão ou braço sem querer por cima de um marcador com botões e acabavam ativando botões indesejados”. Mas, após certo tempo de uso, os usuários conseguiram se habituar à aplicação. Ao final, Reiter (2018, p74) afirma que “Os alunos se mostraram interessados no funcionamento da aplicação, conseguindo realizar os objetivos propostos pela ferramenta, ainda que com alguma dificuldade”. Ou seja, foi alcançado o resultado esperado do teste e, segundo Reiter (2018), a contribuição social foi trabalhar a criatividade em sala de aula, ajudando no desenvolvimento das crianças.</w:t>
            </w:r>
          </w:p>
        </w:tc>
      </w:tr>
    </w:tbl>
    <w:p w14:paraId="1C18F71C" w14:textId="480B5A49" w:rsidR="00051861" w:rsidRPr="00DE2B48" w:rsidRDefault="00051861" w:rsidP="00051861">
      <w:pPr>
        <w:pStyle w:val="TF-FONTE"/>
        <w:rPr>
          <w:sz w:val="20"/>
        </w:rPr>
      </w:pPr>
      <w:r w:rsidRPr="00DE2B48">
        <w:rPr>
          <w:sz w:val="20"/>
        </w:rPr>
        <w:t>Fonte: elaborado pelo autor.</w:t>
      </w:r>
    </w:p>
    <w:p w14:paraId="6179F3AD" w14:textId="5B81F5AD" w:rsidR="00B35211" w:rsidRDefault="00051861" w:rsidP="00B35211">
      <w:pPr>
        <w:pStyle w:val="TF-TEXTO"/>
      </w:pPr>
      <w:r>
        <w:t xml:space="preserve">O trabalho desenvolvido por </w:t>
      </w:r>
      <w:r w:rsidRPr="0073721F">
        <w:t xml:space="preserve">Reiter </w:t>
      </w:r>
      <w:r>
        <w:t xml:space="preserve">(2018) apresenta uma ferramenta para criação de cenas animadas, utilizando os conceitos de realidade aumentada e interface de usuário tangível. O aplicativo permite a criação e manipulação de cenários e objetos tridimensionais virtuais, para assim criar animações. O aplicativo utiliza o conceito de </w:t>
      </w:r>
      <w:r w:rsidR="00703E7B">
        <w:t xml:space="preserve">interfaces tangíveis </w:t>
      </w:r>
      <w:r>
        <w:t>como botões virtuais nos marcadores e um marcador em formato de cubo utilizado para mover, adicionar e remover objetos da cena, para a captura de movimentos no momento da gravação das animações (</w:t>
      </w:r>
      <w:r w:rsidR="009C4E38">
        <w:fldChar w:fldCharType="begin"/>
      </w:r>
      <w:r w:rsidR="009C4E38">
        <w:instrText xml:space="preserve"> REF _Ref138432667 \h </w:instrText>
      </w:r>
      <w:r w:rsidR="009C4E38">
        <w:fldChar w:fldCharType="separate"/>
      </w:r>
      <w:r w:rsidR="00D178FD">
        <w:t xml:space="preserve">Figura </w:t>
      </w:r>
      <w:r w:rsidR="00D178FD">
        <w:rPr>
          <w:noProof/>
        </w:rPr>
        <w:t>4</w:t>
      </w:r>
      <w:r w:rsidR="009C4E38">
        <w:fldChar w:fldCharType="end"/>
      </w:r>
      <w:r>
        <w:t xml:space="preserve">). O aplicativo foi disponibilizado nas plataformas Android e </w:t>
      </w:r>
      <w:r w:rsidR="00B35211">
        <w:t>iOS.</w:t>
      </w:r>
    </w:p>
    <w:p w14:paraId="48F84C32" w14:textId="16E63736" w:rsidR="00FB4F02" w:rsidRDefault="00FB4F02" w:rsidP="00FB4F02">
      <w:pPr>
        <w:pStyle w:val="TF-LEGENDA"/>
      </w:pPr>
      <w:bookmarkStart w:id="47" w:name="_Ref138432667"/>
      <w:r>
        <w:t xml:space="preserve">Figura </w:t>
      </w:r>
      <w:fldSimple w:instr=" SEQ Figura \* ARABIC ">
        <w:r w:rsidR="00D178FD">
          <w:rPr>
            <w:noProof/>
          </w:rPr>
          <w:t>4</w:t>
        </w:r>
      </w:fldSimple>
      <w:bookmarkEnd w:id="47"/>
      <w:r>
        <w:t xml:space="preserve"> – Marcadores utilizados no aplicativo</w:t>
      </w:r>
    </w:p>
    <w:p w14:paraId="4C3C25C6" w14:textId="42A63FC3" w:rsidR="00A6798C" w:rsidRDefault="00A6798C" w:rsidP="00A6798C">
      <w:pPr>
        <w:pStyle w:val="TF-LEGENDA"/>
      </w:pPr>
      <w:r>
        <w:rPr>
          <w:noProof/>
        </w:rPr>
        <w:drawing>
          <wp:inline distT="0" distB="0" distL="0" distR="0" wp14:anchorId="288B423B" wp14:editId="204D2A37">
            <wp:extent cx="4679950" cy="2673350"/>
            <wp:effectExtent l="0" t="0" r="6350" b="0"/>
            <wp:docPr id="3" name="Imagem 3"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pic:cNvPicPr>
                  </pic:nvPicPr>
                  <pic:blipFill rotWithShape="1">
                    <a:blip r:embed="rId14" cstate="print">
                      <a:extLst>
                        <a:ext uri="{28A0092B-C50C-407E-A947-70E740481C1C}">
                          <a14:useLocalDpi xmlns:a14="http://schemas.microsoft.com/office/drawing/2010/main" val="0"/>
                        </a:ext>
                      </a:extLst>
                    </a:blip>
                    <a:srcRect l="663" t="1942" r="1702" b="1190"/>
                    <a:stretch/>
                  </pic:blipFill>
                  <pic:spPr bwMode="auto">
                    <a:xfrm>
                      <a:off x="0" y="0"/>
                      <a:ext cx="4679950" cy="2673350"/>
                    </a:xfrm>
                    <a:prstGeom prst="rect">
                      <a:avLst/>
                    </a:prstGeom>
                    <a:noFill/>
                    <a:ln>
                      <a:noFill/>
                    </a:ln>
                    <a:extLst>
                      <a:ext uri="{53640926-AAD7-44D8-BBD7-CCE9431645EC}">
                        <a14:shadowObscured xmlns:a14="http://schemas.microsoft.com/office/drawing/2010/main"/>
                      </a:ext>
                    </a:extLst>
                  </pic:spPr>
                </pic:pic>
              </a:graphicData>
            </a:graphic>
          </wp:inline>
        </w:drawing>
      </w:r>
    </w:p>
    <w:p w14:paraId="0EB82E32" w14:textId="0FD03B11" w:rsidR="00A6798C" w:rsidRDefault="00A6798C" w:rsidP="00E63369">
      <w:pPr>
        <w:pStyle w:val="TF-FONTE"/>
      </w:pPr>
      <w:r>
        <w:t>Fonte:</w:t>
      </w:r>
      <w:r w:rsidRPr="00336563">
        <w:t xml:space="preserve"> </w:t>
      </w:r>
      <w:r w:rsidRPr="0073721F">
        <w:t xml:space="preserve">Reiter </w:t>
      </w:r>
      <w:r>
        <w:t>(2018).</w:t>
      </w:r>
    </w:p>
    <w:bookmarkEnd w:id="18"/>
    <w:bookmarkEnd w:id="46"/>
    <w:p w14:paraId="6D16161A" w14:textId="77777777" w:rsidR="00F255FC" w:rsidRDefault="00745B17" w:rsidP="00903748">
      <w:pPr>
        <w:pStyle w:val="Ttulo1"/>
      </w:pPr>
      <w:r>
        <w:t>DESCRIÇÃO</w:t>
      </w:r>
    </w:p>
    <w:p w14:paraId="1A0F4A51" w14:textId="35C1C3C1" w:rsidR="00BE7BAD" w:rsidRDefault="00FB63D5" w:rsidP="0019206D">
      <w:pPr>
        <w:pStyle w:val="TF-TEXTO"/>
      </w:pPr>
      <w:r>
        <w:t>Esta seção</w:t>
      </w:r>
      <w:r w:rsidR="00BE7BAD">
        <w:t xml:space="preserve"> apresenta os detalhes de especificação e implementação </w:t>
      </w:r>
      <w:r>
        <w:t>do aplicativo desenvolvido</w:t>
      </w:r>
      <w:r w:rsidR="00BE7BAD">
        <w:t xml:space="preserve">. A primeira </w:t>
      </w:r>
      <w:r>
        <w:t>sub</w:t>
      </w:r>
      <w:r w:rsidR="00BE7BAD">
        <w:t xml:space="preserve">seção apresenta uma visão conceitual </w:t>
      </w:r>
      <w:r>
        <w:t>do aplicativo</w:t>
      </w:r>
      <w:r w:rsidR="00BE7BAD">
        <w:t xml:space="preserve">, explicando os principais conceitos, os objetivos das principais partes </w:t>
      </w:r>
      <w:r>
        <w:t>do aplicativo</w:t>
      </w:r>
      <w:r w:rsidR="00BE7BAD">
        <w:t xml:space="preserve">. A segunda </w:t>
      </w:r>
      <w:r>
        <w:t>sub</w:t>
      </w:r>
      <w:r w:rsidR="00BE7BAD">
        <w:t xml:space="preserve">seção trará detalhes da implementação e de como a ferramenta foi construída, tal como as tecnologias utilizadas. </w:t>
      </w:r>
    </w:p>
    <w:p w14:paraId="16352410" w14:textId="40C8E099" w:rsidR="00327CB1" w:rsidRPr="00AB3294" w:rsidRDefault="00327CB1" w:rsidP="00AB3294">
      <w:pPr>
        <w:pStyle w:val="Ttulo2"/>
      </w:pPr>
      <w:r w:rsidRPr="00AB3294">
        <w:t>Especificação</w:t>
      </w:r>
    </w:p>
    <w:p w14:paraId="0104C311" w14:textId="72E0AC50" w:rsidR="00FD49B7" w:rsidRDefault="00FB63D5" w:rsidP="00FD49B7">
      <w:pPr>
        <w:pStyle w:val="TF-TEXTO"/>
      </w:pPr>
      <w:r>
        <w:t xml:space="preserve">O aplicativo desenvolvido </w:t>
      </w:r>
      <w:r w:rsidR="00FD49B7">
        <w:t xml:space="preserve">deverá atender aos seguintes </w:t>
      </w:r>
      <w:r>
        <w:t>Requisitos Funcionais (</w:t>
      </w:r>
      <w:proofErr w:type="spellStart"/>
      <w:r>
        <w:t>RFs</w:t>
      </w:r>
      <w:proofErr w:type="spellEnd"/>
      <w:r>
        <w:t xml:space="preserve">) </w:t>
      </w:r>
      <w:r w:rsidR="00FD49B7">
        <w:t xml:space="preserve">e </w:t>
      </w:r>
      <w:r>
        <w:t>Requisitos Não Funcionais (</w:t>
      </w:r>
      <w:proofErr w:type="spellStart"/>
      <w:r>
        <w:t>RNFs</w:t>
      </w:r>
      <w:proofErr w:type="spellEnd"/>
      <w:r>
        <w:t>)</w:t>
      </w:r>
      <w:r w:rsidR="00FD49B7">
        <w:t>:</w:t>
      </w:r>
    </w:p>
    <w:p w14:paraId="2EBC021F" w14:textId="3B081622" w:rsidR="00FD49B7" w:rsidRDefault="00FD49B7" w:rsidP="00FD49B7">
      <w:pPr>
        <w:pStyle w:val="TF-ALNEA"/>
        <w:spacing w:before="0" w:after="120"/>
      </w:pPr>
      <w:r>
        <w:t>possuir tutorial para auxiliar o uso da aplicação (RF);</w:t>
      </w:r>
    </w:p>
    <w:p w14:paraId="7DAA39C6" w14:textId="4AED1C1C" w:rsidR="00FD49B7" w:rsidRDefault="00FD49B7" w:rsidP="00FD49B7">
      <w:pPr>
        <w:pStyle w:val="TF-ALNEA"/>
        <w:spacing w:before="0" w:after="120"/>
      </w:pPr>
      <w:r>
        <w:lastRenderedPageBreak/>
        <w:t xml:space="preserve">utilizar um marcador de </w:t>
      </w:r>
      <w:r w:rsidR="000779A3">
        <w:t xml:space="preserve">realidade aumentada </w:t>
      </w:r>
      <w:r>
        <w:t>para disponibilizar informações dos objetos 3D (RF);</w:t>
      </w:r>
    </w:p>
    <w:p w14:paraId="06775675" w14:textId="77777777" w:rsidR="00FD49B7" w:rsidRPr="00324634" w:rsidRDefault="00FD49B7" w:rsidP="00FD49B7">
      <w:pPr>
        <w:pStyle w:val="TF-ALNEA"/>
        <w:spacing w:before="0" w:after="120"/>
      </w:pPr>
      <w:r w:rsidRPr="00324634">
        <w:t>disponibilizar o registro histórico d</w:t>
      </w:r>
      <w:r>
        <w:t xml:space="preserve">as atividades </w:t>
      </w:r>
      <w:r w:rsidRPr="00324634">
        <w:t>(RF);</w:t>
      </w:r>
    </w:p>
    <w:p w14:paraId="2B3C8991" w14:textId="33DCA529" w:rsidR="00FD49B7" w:rsidRDefault="00FD49B7" w:rsidP="00FD49B7">
      <w:pPr>
        <w:pStyle w:val="TF-ALNEA"/>
        <w:spacing w:before="0" w:after="120"/>
      </w:pPr>
      <w:r w:rsidRPr="00FD3540">
        <w:t>armazenar o cadastro do usuário (</w:t>
      </w:r>
      <w:proofErr w:type="spellStart"/>
      <w:r w:rsidRPr="009C4E38">
        <w:rPr>
          <w:i/>
          <w:iCs/>
        </w:rPr>
        <w:t>Create</w:t>
      </w:r>
      <w:proofErr w:type="spellEnd"/>
      <w:r w:rsidRPr="00FD3540">
        <w:t xml:space="preserve">, </w:t>
      </w:r>
      <w:proofErr w:type="spellStart"/>
      <w:r w:rsidRPr="009C4E38">
        <w:rPr>
          <w:i/>
          <w:iCs/>
        </w:rPr>
        <w:t>Read</w:t>
      </w:r>
      <w:proofErr w:type="spellEnd"/>
      <w:r w:rsidRPr="00FD3540">
        <w:t xml:space="preserve">, </w:t>
      </w:r>
      <w:r w:rsidRPr="009C4E38">
        <w:rPr>
          <w:i/>
          <w:iCs/>
        </w:rPr>
        <w:t>Update</w:t>
      </w:r>
      <w:r w:rsidR="00A81E2C">
        <w:t xml:space="preserve"> e</w:t>
      </w:r>
      <w:r w:rsidR="00A81E2C" w:rsidRPr="00FD3540">
        <w:t xml:space="preserve"> </w:t>
      </w:r>
      <w:r w:rsidRPr="009C4E38">
        <w:rPr>
          <w:i/>
          <w:iCs/>
        </w:rPr>
        <w:t>Delete</w:t>
      </w:r>
      <w:r w:rsidRPr="00FD3540">
        <w:t xml:space="preserve"> - CRUD) (RF);</w:t>
      </w:r>
    </w:p>
    <w:p w14:paraId="4C7648F5" w14:textId="77777777" w:rsidR="00FD49B7" w:rsidRDefault="00FD49B7" w:rsidP="00FD49B7">
      <w:pPr>
        <w:pStyle w:val="TF-ALNEA"/>
        <w:spacing w:before="0" w:after="120"/>
      </w:pPr>
      <w:r w:rsidRPr="00324634">
        <w:t>disponibilizar</w:t>
      </w:r>
      <w:r>
        <w:t xml:space="preserve"> e possibilitar o registro de uma atividade publicamente de forma que qualquer usuário cadastrado possa acessar (RF);</w:t>
      </w:r>
    </w:p>
    <w:p w14:paraId="70D9AB34" w14:textId="4621FFCE" w:rsidR="00FD49B7" w:rsidRDefault="00FD49B7" w:rsidP="00FD49B7">
      <w:pPr>
        <w:pStyle w:val="TF-ALNEA"/>
        <w:spacing w:before="0" w:after="120"/>
      </w:pPr>
      <w:r>
        <w:t xml:space="preserve">apresentar uma atividade em que os usuários devem identificar corretamente a religião entre múltiplos objetos </w:t>
      </w:r>
      <w:r w:rsidR="000779A3">
        <w:t xml:space="preserve">3D </w:t>
      </w:r>
      <w:r>
        <w:t>(RF);</w:t>
      </w:r>
    </w:p>
    <w:p w14:paraId="6989DFAD" w14:textId="002AFED3" w:rsidR="00FD49B7" w:rsidRDefault="00FD49B7" w:rsidP="00FD49B7">
      <w:pPr>
        <w:pStyle w:val="TF-ALNEA"/>
        <w:spacing w:before="0" w:after="120"/>
      </w:pPr>
      <w:r>
        <w:t xml:space="preserve">apresentar uma atividade no qual o usuário pode jogar o </w:t>
      </w:r>
      <w:r w:rsidR="000779A3" w:rsidRPr="0012527A">
        <w:rPr>
          <w:rStyle w:val="TF-COURIER9"/>
        </w:rPr>
        <w:t>Jogo da Memória</w:t>
      </w:r>
      <w:r>
        <w:t xml:space="preserve"> com símbolos religiosos e seus nomes</w:t>
      </w:r>
      <w:r w:rsidRPr="00647049">
        <w:t xml:space="preserve"> </w:t>
      </w:r>
      <w:r>
        <w:t>(RF);</w:t>
      </w:r>
    </w:p>
    <w:p w14:paraId="6956DE5D" w14:textId="1EBBAFDE" w:rsidR="00FD49B7" w:rsidRDefault="00FD49B7" w:rsidP="00FD49B7">
      <w:pPr>
        <w:pStyle w:val="TF-ALNEA"/>
        <w:spacing w:before="0" w:after="120"/>
      </w:pPr>
      <w:r>
        <w:t xml:space="preserve">apresentar um quiz do objeto </w:t>
      </w:r>
      <w:r w:rsidR="000779A3">
        <w:t xml:space="preserve">3D </w:t>
      </w:r>
      <w:r>
        <w:t xml:space="preserve">quando aproximado ao marcador de </w:t>
      </w:r>
      <w:r w:rsidR="000779A3">
        <w:t xml:space="preserve">realidade aumentada </w:t>
      </w:r>
      <w:r>
        <w:t>(RF);</w:t>
      </w:r>
    </w:p>
    <w:p w14:paraId="449D92EA" w14:textId="77777777" w:rsidR="00FD49B7" w:rsidRDefault="00FD49B7" w:rsidP="00FD49B7">
      <w:pPr>
        <w:pStyle w:val="TF-ALNEA"/>
        <w:spacing w:before="0" w:after="120"/>
      </w:pPr>
      <w:r>
        <w:t xml:space="preserve">possuir uma interface visual para indicar qual a atividade o usuário está </w:t>
      </w:r>
      <w:r w:rsidRPr="002A423E">
        <w:rPr>
          <w:color w:val="000000" w:themeColor="text1"/>
        </w:rPr>
        <w:t xml:space="preserve">jogando </w:t>
      </w:r>
      <w:r>
        <w:t>(RF);</w:t>
      </w:r>
    </w:p>
    <w:p w14:paraId="6C1A01E2" w14:textId="5CFFB083" w:rsidR="00FD49B7" w:rsidRDefault="00FD49B7" w:rsidP="00FD49B7">
      <w:pPr>
        <w:pStyle w:val="TF-ALNEA"/>
        <w:spacing w:before="0" w:after="120"/>
      </w:pPr>
      <w:r>
        <w:t>utilizar a interface de usuário tangível para interagir com o quiz (RNF);</w:t>
      </w:r>
    </w:p>
    <w:p w14:paraId="3CC72400" w14:textId="49886A98" w:rsidR="00FD49B7" w:rsidRDefault="00FD49B7" w:rsidP="00FD49B7">
      <w:pPr>
        <w:pStyle w:val="TF-ALNEA"/>
        <w:spacing w:before="0" w:after="120"/>
      </w:pPr>
      <w:r>
        <w:t>desenvolver para a plataforma Android (RNF);</w:t>
      </w:r>
    </w:p>
    <w:p w14:paraId="3EBCF93B" w14:textId="5CF53D65" w:rsidR="00FD49B7" w:rsidRDefault="00FD49B7" w:rsidP="00FD49B7">
      <w:pPr>
        <w:pStyle w:val="TF-ALNEA"/>
        <w:spacing w:before="0" w:after="120"/>
      </w:pPr>
      <w:r>
        <w:t xml:space="preserve">utilizar o Vuforia como </w:t>
      </w:r>
      <w:r w:rsidR="00855871">
        <w:t>ferramenta de</w:t>
      </w:r>
      <w:r>
        <w:t xml:space="preserve"> realidade aumentada (RNF);</w:t>
      </w:r>
    </w:p>
    <w:p w14:paraId="72B20F1E" w14:textId="77777777" w:rsidR="00FD49B7" w:rsidRDefault="00FD49B7" w:rsidP="00FD49B7">
      <w:pPr>
        <w:pStyle w:val="TF-ALNEA"/>
        <w:spacing w:before="0" w:after="120"/>
      </w:pPr>
      <w:r>
        <w:t>utilizar Unity e a linguagem C# para gerar o aplicativo (RNF).</w:t>
      </w:r>
    </w:p>
    <w:p w14:paraId="1CA78D06" w14:textId="13F3AAAD" w:rsidR="00581364" w:rsidRPr="009054AC" w:rsidRDefault="00581364" w:rsidP="00581364">
      <w:pPr>
        <w:pStyle w:val="TF-TEXTO"/>
      </w:pPr>
      <w:r w:rsidRPr="009054AC">
        <w:t xml:space="preserve">Com base nos requisitos foi desenvolvido um diagrama de casos de uso </w:t>
      </w:r>
      <w:r>
        <w:t>(</w:t>
      </w:r>
      <w:r w:rsidR="00DE1E37">
        <w:fldChar w:fldCharType="begin"/>
      </w:r>
      <w:r w:rsidR="00DE1E37">
        <w:instrText xml:space="preserve"> REF _Ref137818210 \h </w:instrText>
      </w:r>
      <w:r w:rsidR="00DE1E37">
        <w:fldChar w:fldCharType="separate"/>
      </w:r>
      <w:r w:rsidR="00D178FD">
        <w:t xml:space="preserve">Figura </w:t>
      </w:r>
      <w:r w:rsidR="00D178FD">
        <w:rPr>
          <w:noProof/>
        </w:rPr>
        <w:t>5</w:t>
      </w:r>
      <w:r w:rsidR="00DE1E37">
        <w:fldChar w:fldCharType="end"/>
      </w:r>
      <w:r>
        <w:t>) descrito a seguir.</w:t>
      </w:r>
    </w:p>
    <w:p w14:paraId="5A565E7C" w14:textId="53020E55" w:rsidR="00581364" w:rsidRDefault="00DE1E37" w:rsidP="00F47ADD">
      <w:pPr>
        <w:pStyle w:val="TF-LEGENDA"/>
      </w:pPr>
      <w:bookmarkStart w:id="48" w:name="_Ref137818210"/>
      <w:r>
        <w:t xml:space="preserve">Figura </w:t>
      </w:r>
      <w:fldSimple w:instr=" SEQ Figura \* ARABIC ">
        <w:r w:rsidR="00D178FD">
          <w:rPr>
            <w:noProof/>
          </w:rPr>
          <w:t>5</w:t>
        </w:r>
      </w:fldSimple>
      <w:bookmarkEnd w:id="48"/>
      <w:r>
        <w:t xml:space="preserve"> – Diagrama de caso de uso</w:t>
      </w:r>
    </w:p>
    <w:p w14:paraId="1181BCE9" w14:textId="55DD24B4" w:rsidR="00F47ADD" w:rsidRDefault="00F47ADD" w:rsidP="00581364">
      <w:pPr>
        <w:pStyle w:val="TF-FIGURA"/>
      </w:pPr>
      <w:r>
        <w:rPr>
          <w:noProof/>
        </w:rPr>
        <w:drawing>
          <wp:inline distT="0" distB="0" distL="0" distR="0" wp14:anchorId="7D43E554" wp14:editId="5F53B126">
            <wp:extent cx="6191250" cy="3577262"/>
            <wp:effectExtent l="0" t="0" r="0" b="4445"/>
            <wp:docPr id="1347904716"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04716" name="Imagem 4" descr="Diagrama&#10;&#10;Descrição gerad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747" t="40057" r="7258" b="24384"/>
                    <a:stretch/>
                  </pic:blipFill>
                  <pic:spPr bwMode="auto">
                    <a:xfrm>
                      <a:off x="0" y="0"/>
                      <a:ext cx="6191250" cy="3577262"/>
                    </a:xfrm>
                    <a:prstGeom prst="rect">
                      <a:avLst/>
                    </a:prstGeom>
                    <a:noFill/>
                    <a:ln>
                      <a:noFill/>
                    </a:ln>
                    <a:extLst>
                      <a:ext uri="{53640926-AAD7-44D8-BBD7-CCE9431645EC}">
                        <a14:shadowObscured xmlns:a14="http://schemas.microsoft.com/office/drawing/2010/main"/>
                      </a:ext>
                    </a:extLst>
                  </pic:spPr>
                </pic:pic>
              </a:graphicData>
            </a:graphic>
          </wp:inline>
        </w:drawing>
      </w:r>
    </w:p>
    <w:p w14:paraId="3E73A825" w14:textId="60A6C8C2" w:rsidR="00581364" w:rsidRDefault="00581364" w:rsidP="00581364">
      <w:pPr>
        <w:pStyle w:val="TF-FONTE"/>
      </w:pPr>
      <w:r>
        <w:t>Fonte: elaborado pelo autor</w:t>
      </w:r>
      <w:r w:rsidR="0092746E">
        <w:t>.</w:t>
      </w:r>
    </w:p>
    <w:p w14:paraId="760658E6" w14:textId="653131B8" w:rsidR="00581364" w:rsidRDefault="00581364" w:rsidP="00581364">
      <w:pPr>
        <w:pStyle w:val="TF-TEXTO"/>
        <w:rPr>
          <w:rFonts w:eastAsia="TimesNewRomanPSMT"/>
        </w:rPr>
      </w:pPr>
      <w:r>
        <w:rPr>
          <w:rFonts w:eastAsia="TimesNewRomanPSMT"/>
        </w:rPr>
        <w:t xml:space="preserve">No diagrama apresentado o caso </w:t>
      </w:r>
      <w:r w:rsidRPr="00C23DA8">
        <w:rPr>
          <w:rFonts w:ascii="Courier" w:eastAsia="TimesNewRomanPSMT" w:hAnsi="Courier"/>
          <w:sz w:val="18"/>
        </w:rPr>
        <w:t xml:space="preserve">UC01 – interagir com o quiz </w:t>
      </w:r>
      <w:r>
        <w:t xml:space="preserve">representa todas a interações que o usuário terá com o marcador do </w:t>
      </w:r>
      <w:r w:rsidRPr="0012527A">
        <w:rPr>
          <w:rStyle w:val="TF-COURIER9"/>
        </w:rPr>
        <w:t>Jogo Quiz</w:t>
      </w:r>
      <w:r>
        <w:t xml:space="preserve">, seja para responder uma pergunta ou trocar de pergunta. No caso para responder uma pergunta o usuário deve colocar seu dedo em cima do marcador da resposta. Já para trocar de pergunta o usuário deve aproximar um marcador com a descrição </w:t>
      </w:r>
      <w:r w:rsidRPr="0012527A">
        <w:rPr>
          <w:rStyle w:val="TF-COURIER9"/>
        </w:rPr>
        <w:t>memo</w:t>
      </w:r>
      <w:r>
        <w:t xml:space="preserve"> do marcador do </w:t>
      </w:r>
      <w:r w:rsidRPr="0012527A">
        <w:rPr>
          <w:rStyle w:val="TF-COURIER9"/>
        </w:rPr>
        <w:t>Jogo Quiz</w:t>
      </w:r>
      <w:r>
        <w:t>.</w:t>
      </w:r>
    </w:p>
    <w:p w14:paraId="6C8D5801" w14:textId="7B67BFBD" w:rsidR="00581364" w:rsidRDefault="00581364" w:rsidP="00581364">
      <w:pPr>
        <w:pStyle w:val="TF-TEXTO"/>
        <w:rPr>
          <w:rFonts w:eastAsia="TimesNewRomanPSMT"/>
        </w:rPr>
      </w:pPr>
      <w:r w:rsidRPr="003F2BE2">
        <w:rPr>
          <w:rFonts w:eastAsia="TimesNewRomanPSMT"/>
        </w:rPr>
        <w:t xml:space="preserve">Já o caso </w:t>
      </w:r>
      <w:r w:rsidR="00586282" w:rsidRPr="003F2BE2">
        <w:rPr>
          <w:rFonts w:ascii="Courier" w:eastAsia="TimesNewRomanPSMT" w:hAnsi="Courier"/>
          <w:sz w:val="18"/>
        </w:rPr>
        <w:t xml:space="preserve">UC02-mover objetos no Jogo Qual </w:t>
      </w:r>
      <w:r w:rsidR="00491039" w:rsidRPr="003F2BE2">
        <w:rPr>
          <w:rFonts w:ascii="Courier" w:eastAsia="TimesNewRomanPSMT" w:hAnsi="Courier"/>
          <w:sz w:val="18"/>
        </w:rPr>
        <w:t>tradição ou movimento religioso</w:t>
      </w:r>
      <w:r w:rsidR="003F2BE2" w:rsidRPr="003F2BE2">
        <w:rPr>
          <w:rFonts w:ascii="Courier" w:eastAsia="TimesNewRomanPSMT" w:hAnsi="Courier"/>
          <w:sz w:val="18"/>
        </w:rPr>
        <w:t>?</w:t>
      </w:r>
      <w:r w:rsidR="00586282" w:rsidRPr="003F2BE2">
        <w:rPr>
          <w:rFonts w:ascii="Courier" w:eastAsia="TimesNewRomanPSMT" w:hAnsi="Courier"/>
          <w:sz w:val="18"/>
        </w:rPr>
        <w:t xml:space="preserve"> </w:t>
      </w:r>
      <w:r w:rsidRPr="003F2BE2">
        <w:rPr>
          <w:rFonts w:eastAsia="TimesNewRomanPSMT"/>
        </w:rPr>
        <w:t xml:space="preserve">garante que o usuário possar trocar dois símbolos religiosos do marcador do </w:t>
      </w:r>
      <w:r w:rsidR="00586282" w:rsidRPr="003F2BE2">
        <w:rPr>
          <w:rFonts w:ascii="Courier" w:eastAsia="TimesNewRomanPSMT" w:hAnsi="Courier"/>
          <w:sz w:val="18"/>
        </w:rPr>
        <w:t xml:space="preserve">Jogo </w:t>
      </w:r>
      <w:r w:rsidR="003F2BE2" w:rsidRPr="003F2BE2">
        <w:rPr>
          <w:rFonts w:ascii="Courier" w:eastAsia="TimesNewRomanPSMT" w:hAnsi="Courier"/>
          <w:sz w:val="18"/>
        </w:rPr>
        <w:t>tradição ou movimento religioso?</w:t>
      </w:r>
      <w:r w:rsidR="00586282" w:rsidRPr="003F2BE2">
        <w:rPr>
          <w:rFonts w:ascii="Courier" w:eastAsia="TimesNewRomanPSMT" w:hAnsi="Courier"/>
          <w:sz w:val="18"/>
        </w:rPr>
        <w:t xml:space="preserve"> </w:t>
      </w:r>
      <w:r w:rsidRPr="003F2BE2">
        <w:rPr>
          <w:rFonts w:eastAsia="TimesNewRomanPSMT"/>
        </w:rPr>
        <w:t xml:space="preserve">colocando seu dedo sobre um dos botões azuis e posteriormente colocando seu dedo sobre outro botão. Enquanto o caso </w:t>
      </w:r>
      <w:r w:rsidR="005F5A37" w:rsidRPr="003F2BE2">
        <w:rPr>
          <w:rFonts w:ascii="Courier" w:eastAsia="TimesNewRomanPSMT" w:hAnsi="Courier"/>
          <w:sz w:val="18"/>
        </w:rPr>
        <w:t xml:space="preserve">UC03-verificar sua pontuação no Jogo </w:t>
      </w:r>
      <w:r w:rsidR="003F2BE2" w:rsidRPr="003F2BE2">
        <w:rPr>
          <w:rFonts w:ascii="Courier" w:eastAsia="TimesNewRomanPSMT" w:hAnsi="Courier"/>
          <w:sz w:val="18"/>
        </w:rPr>
        <w:t>tradição ou movimento religioso?</w:t>
      </w:r>
      <w:r w:rsidR="00586282" w:rsidRPr="003F2BE2">
        <w:rPr>
          <w:rFonts w:ascii="Courier" w:eastAsia="TimesNewRomanPSMT" w:hAnsi="Courier"/>
          <w:sz w:val="18"/>
        </w:rPr>
        <w:t xml:space="preserve"> </w:t>
      </w:r>
      <w:r w:rsidRPr="003F2BE2">
        <w:rPr>
          <w:rFonts w:eastAsia="TimesNewRomanPSMT"/>
        </w:rPr>
        <w:t xml:space="preserve">permite que ao se colocar o dedo sobre o botão com símbolo certo duas vezes seguidas, </w:t>
      </w:r>
      <w:r w:rsidRPr="003F2BE2">
        <w:t xml:space="preserve">o usuário finalizará o </w:t>
      </w:r>
      <w:r w:rsidRPr="003F2BE2">
        <w:rPr>
          <w:rStyle w:val="TF-COURIER9"/>
        </w:rPr>
        <w:t>Jogo Qual Religião</w:t>
      </w:r>
      <w:r w:rsidRPr="003F2BE2">
        <w:t xml:space="preserve"> e sua pontuação aparecerá</w:t>
      </w:r>
      <w:r w:rsidRPr="003F2BE2">
        <w:rPr>
          <w:rFonts w:eastAsia="TimesNewRomanPSMT"/>
        </w:rPr>
        <w:t>.</w:t>
      </w:r>
      <w:r>
        <w:rPr>
          <w:rFonts w:eastAsia="TimesNewRomanPSMT"/>
        </w:rPr>
        <w:t xml:space="preserve"> </w:t>
      </w:r>
    </w:p>
    <w:p w14:paraId="0576004C" w14:textId="009DE956" w:rsidR="00581364" w:rsidRDefault="00581364" w:rsidP="009B7454">
      <w:pPr>
        <w:pStyle w:val="TF-TEXTO"/>
        <w:rPr>
          <w:rFonts w:eastAsia="TimesNewRomanPSMT"/>
        </w:rPr>
      </w:pPr>
      <w:r>
        <w:rPr>
          <w:rFonts w:eastAsia="TimesNewRomanPSMT"/>
        </w:rPr>
        <w:t xml:space="preserve">No caso </w:t>
      </w:r>
      <w:r w:rsidRPr="00C23DA8">
        <w:rPr>
          <w:rFonts w:ascii="Courier" w:eastAsia="TimesNewRomanPSMT" w:hAnsi="Courier"/>
          <w:sz w:val="18"/>
        </w:rPr>
        <w:t>UC04- verificar se dois objetos formam um par no jogo da memória</w:t>
      </w:r>
      <w:r>
        <w:rPr>
          <w:rFonts w:eastAsia="TimesNewRomanPSMT"/>
        </w:rPr>
        <w:t xml:space="preserve"> é especificado que o usuário deve interagir com os marcadores para verificar se dois símbolos formam um </w:t>
      </w:r>
      <w:r w:rsidR="009B7454">
        <w:rPr>
          <w:rFonts w:eastAsia="TimesNewRomanPSMT"/>
        </w:rPr>
        <w:t>par. Es</w:t>
      </w:r>
      <w:r w:rsidR="00586282">
        <w:rPr>
          <w:rFonts w:eastAsia="TimesNewRomanPSMT"/>
        </w:rPr>
        <w:t>s</w:t>
      </w:r>
      <w:r w:rsidR="009B7454">
        <w:rPr>
          <w:rFonts w:eastAsia="TimesNewRomanPSMT"/>
        </w:rPr>
        <w:t>a</w:t>
      </w:r>
      <w:r>
        <w:rPr>
          <w:rFonts w:eastAsia="TimesNewRomanPSMT"/>
        </w:rPr>
        <w:t xml:space="preserve"> verificação se fez necessária para evitar que o usuário apresente dois marcadores </w:t>
      </w:r>
      <w:r w:rsidR="009B7454">
        <w:rPr>
          <w:rFonts w:eastAsia="TimesNewRomanPSMT"/>
        </w:rPr>
        <w:t>acidentalmente</w:t>
      </w:r>
      <w:r>
        <w:rPr>
          <w:rFonts w:eastAsia="TimesNewRomanPSMT"/>
        </w:rPr>
        <w:t xml:space="preserve">. O caso </w:t>
      </w:r>
      <w:r w:rsidRPr="00C23DA8">
        <w:rPr>
          <w:rFonts w:ascii="Courier" w:eastAsia="TimesNewRomanPSMT" w:hAnsi="Courier"/>
          <w:sz w:val="18"/>
        </w:rPr>
        <w:t xml:space="preserve">UC05-inspecionar objetos no jogo da </w:t>
      </w:r>
      <w:r w:rsidR="00011C33" w:rsidRPr="00C23DA8">
        <w:rPr>
          <w:rFonts w:ascii="Courier" w:eastAsia="TimesNewRomanPSMT" w:hAnsi="Courier"/>
          <w:sz w:val="18"/>
        </w:rPr>
        <w:t>memória</w:t>
      </w:r>
      <w:r>
        <w:rPr>
          <w:rFonts w:eastAsia="TimesNewRomanPSMT"/>
        </w:rPr>
        <w:t xml:space="preserve"> </w:t>
      </w:r>
      <w:r w:rsidR="00145228">
        <w:rPr>
          <w:rFonts w:eastAsia="TimesNewRomanPSMT"/>
        </w:rPr>
        <w:t xml:space="preserve">permite que o usuário obtenha mais informações sobre o símbolo que deseja inspecionar. Essa </w:t>
      </w:r>
      <w:r w:rsidR="00145228">
        <w:rPr>
          <w:rFonts w:eastAsia="TimesNewRomanPSMT"/>
        </w:rPr>
        <w:lastRenderedPageBreak/>
        <w:t xml:space="preserve">função é importante, pois, mesmo que o usuário não saiba qual o nome do símbolo, poderá comparar as informações que aparecem a respeito do marcador com o símbolo e comparar com a informação que aparece a respeito do nome 3D de um objeto e, dessa forma, pode aprender enquanto joga. </w:t>
      </w:r>
      <w:r>
        <w:rPr>
          <w:rFonts w:eastAsia="TimesNewRomanPSMT"/>
        </w:rPr>
        <w:t xml:space="preserve">Já o caso </w:t>
      </w:r>
      <w:r w:rsidRPr="00C23DA8">
        <w:rPr>
          <w:rFonts w:ascii="Courier" w:eastAsia="TimesNewRomanPSMT" w:hAnsi="Courier"/>
          <w:sz w:val="18"/>
        </w:rPr>
        <w:t>UC06-observar na interface qual o nome do jogo</w:t>
      </w:r>
      <w:r>
        <w:rPr>
          <w:rFonts w:eastAsia="TimesNewRomanPSMT"/>
        </w:rPr>
        <w:t xml:space="preserve"> atualiza a interface visual com informações do jogo.</w:t>
      </w:r>
      <w:r w:rsidRPr="00833E38">
        <w:rPr>
          <w:rFonts w:eastAsia="TimesNewRomanPSMT"/>
        </w:rPr>
        <w:t xml:space="preserve"> </w:t>
      </w:r>
    </w:p>
    <w:p w14:paraId="0F9E7B91" w14:textId="144DE804" w:rsidR="00581364" w:rsidRPr="00581364" w:rsidRDefault="00581364" w:rsidP="00581364">
      <w:pPr>
        <w:pStyle w:val="TF-TEXTO"/>
        <w:rPr>
          <w:rFonts w:eastAsia="TimesNewRomanPSMT"/>
        </w:rPr>
      </w:pPr>
      <w:r>
        <w:rPr>
          <w:rFonts w:eastAsia="TimesNewRomanPSMT"/>
        </w:rPr>
        <w:t xml:space="preserve">Com o caso </w:t>
      </w:r>
      <w:r w:rsidRPr="00C23DA8">
        <w:rPr>
          <w:rFonts w:ascii="Courier" w:eastAsia="TimesNewRomanPSMT" w:hAnsi="Courier"/>
          <w:sz w:val="18"/>
        </w:rPr>
        <w:t xml:space="preserve">UC07-checar </w:t>
      </w:r>
      <w:r w:rsidR="00011C33" w:rsidRPr="00C23DA8">
        <w:rPr>
          <w:rFonts w:ascii="Courier" w:eastAsia="TimesNewRomanPSMT" w:hAnsi="Courier"/>
          <w:sz w:val="18"/>
        </w:rPr>
        <w:t>histórico</w:t>
      </w:r>
      <w:r w:rsidRPr="00C23DA8">
        <w:rPr>
          <w:rFonts w:ascii="Courier" w:eastAsia="TimesNewRomanPSMT" w:hAnsi="Courier"/>
          <w:sz w:val="18"/>
        </w:rPr>
        <w:t xml:space="preserve"> da pontuação nas atividades locais</w:t>
      </w:r>
      <w:r w:rsidR="00011C33">
        <w:rPr>
          <w:rFonts w:ascii="Courier" w:eastAsia="TimesNewRomanPSMT" w:hAnsi="Courier"/>
          <w:sz w:val="18"/>
        </w:rPr>
        <w:t xml:space="preserve"> </w:t>
      </w:r>
      <w:r w:rsidR="00145228">
        <w:rPr>
          <w:rFonts w:eastAsia="TimesNewRomanPSMT"/>
        </w:rPr>
        <w:t xml:space="preserve">nessa tela, </w:t>
      </w:r>
      <w:r w:rsidR="00145228" w:rsidRPr="00253C8E">
        <w:rPr>
          <w:rFonts w:eastAsia="TimesNewRomanPSMT"/>
        </w:rPr>
        <w:t>é possível ver todas as atividades que o usuário realizou e suas pontuações</w:t>
      </w:r>
      <w:r w:rsidR="00145228">
        <w:rPr>
          <w:rFonts w:eastAsia="TimesNewRomanPSMT"/>
        </w:rPr>
        <w:t xml:space="preserve"> em cada jogo. </w:t>
      </w:r>
      <w:r>
        <w:rPr>
          <w:rFonts w:eastAsia="TimesNewRomanPSMT"/>
        </w:rPr>
        <w:t xml:space="preserve"> O caso </w:t>
      </w:r>
      <w:r w:rsidRPr="00C23DA8">
        <w:rPr>
          <w:rFonts w:ascii="Courier" w:eastAsia="TimesNewRomanPSMT" w:hAnsi="Courier"/>
          <w:sz w:val="18"/>
        </w:rPr>
        <w:t>UC08-mudar o nome</w:t>
      </w:r>
      <w:r w:rsidR="00011C33">
        <w:rPr>
          <w:rFonts w:ascii="Courier" w:eastAsia="TimesNewRomanPSMT" w:hAnsi="Courier"/>
          <w:sz w:val="18"/>
        </w:rPr>
        <w:t xml:space="preserve"> u</w:t>
      </w:r>
      <w:r>
        <w:rPr>
          <w:rFonts w:ascii="Courier" w:eastAsia="TimesNewRomanPSMT" w:hAnsi="Courier"/>
          <w:sz w:val="18"/>
        </w:rPr>
        <w:t>suário</w:t>
      </w:r>
      <w:r w:rsidRPr="00C23DA8">
        <w:rPr>
          <w:rFonts w:ascii="Courier" w:eastAsia="TimesNewRomanPSMT" w:hAnsi="Courier"/>
          <w:sz w:val="18"/>
        </w:rPr>
        <w:t xml:space="preserve"> nas atividades locais</w:t>
      </w:r>
      <w:r>
        <w:rPr>
          <w:rFonts w:ascii="Courier" w:eastAsia="TimesNewRomanPSMT" w:hAnsi="Courier"/>
          <w:sz w:val="18"/>
        </w:rPr>
        <w:t xml:space="preserve"> </w:t>
      </w:r>
      <w:r>
        <w:rPr>
          <w:rFonts w:eastAsia="TimesNewRomanPSMT"/>
        </w:rPr>
        <w:t xml:space="preserve">permite </w:t>
      </w:r>
      <w:r w:rsidRPr="00E23D20">
        <w:rPr>
          <w:rFonts w:eastAsia="TimesNewRomanPSMT"/>
        </w:rPr>
        <w:t>mudar o nome do usuário em todas as atividades salvas localmente.</w:t>
      </w:r>
      <w:r w:rsidRPr="00D369E8">
        <w:rPr>
          <w:rFonts w:eastAsia="TimesNewRomanPSMT"/>
        </w:rPr>
        <w:t xml:space="preserve"> </w:t>
      </w:r>
      <w:r>
        <w:rPr>
          <w:rFonts w:eastAsia="TimesNewRomanPSMT"/>
        </w:rPr>
        <w:t xml:space="preserve">Já no caso </w:t>
      </w:r>
      <w:r w:rsidRPr="00C23DA8">
        <w:rPr>
          <w:rFonts w:ascii="Courier" w:eastAsia="TimesNewRomanPSMT" w:hAnsi="Courier"/>
          <w:sz w:val="18"/>
        </w:rPr>
        <w:t>UC09-deletar atividades locais</w:t>
      </w:r>
      <w:r>
        <w:rPr>
          <w:rFonts w:eastAsia="TimesNewRomanPSMT"/>
        </w:rPr>
        <w:t xml:space="preserve"> o usuário pode excluir suas atividades para que um novo usuário possa usar o mesmo dispositivo sem confundir sua pontuação com as do usuário anterior.</w:t>
      </w:r>
      <w:r w:rsidRPr="00D369E8">
        <w:rPr>
          <w:rFonts w:eastAsia="TimesNewRomanPSMT"/>
        </w:rPr>
        <w:t xml:space="preserve"> </w:t>
      </w:r>
      <w:r>
        <w:rPr>
          <w:rFonts w:eastAsia="TimesNewRomanPSMT"/>
        </w:rPr>
        <w:t xml:space="preserve">O caso </w:t>
      </w:r>
      <w:r w:rsidRPr="00C23DA8">
        <w:rPr>
          <w:rFonts w:ascii="Courier" w:eastAsia="TimesNewRomanPSMT" w:hAnsi="Courier"/>
          <w:sz w:val="18"/>
        </w:rPr>
        <w:t>UC10-cadastrar/</w:t>
      </w:r>
      <w:proofErr w:type="spellStart"/>
      <w:r w:rsidRPr="00C23DA8">
        <w:rPr>
          <w:rFonts w:ascii="Courier" w:eastAsia="TimesNewRomanPSMT" w:hAnsi="Courier"/>
          <w:sz w:val="18"/>
        </w:rPr>
        <w:t>logar</w:t>
      </w:r>
      <w:proofErr w:type="spellEnd"/>
      <w:r w:rsidRPr="00C23DA8">
        <w:rPr>
          <w:rFonts w:ascii="Courier" w:eastAsia="TimesNewRomanPSMT" w:hAnsi="Courier"/>
          <w:sz w:val="18"/>
        </w:rPr>
        <w:t xml:space="preserve"> </w:t>
      </w:r>
      <w:r w:rsidR="00BE34EB" w:rsidRPr="00C23DA8">
        <w:rPr>
          <w:rFonts w:ascii="Courier" w:eastAsia="TimesNewRomanPSMT" w:hAnsi="Courier"/>
          <w:sz w:val="18"/>
        </w:rPr>
        <w:t>usuário</w:t>
      </w:r>
      <w:r>
        <w:rPr>
          <w:rFonts w:eastAsia="TimesNewRomanPSMT"/>
        </w:rPr>
        <w:t xml:space="preserve"> </w:t>
      </w:r>
      <w:r w:rsidR="00145228">
        <w:rPr>
          <w:rFonts w:eastAsia="TimesNewRomanPSMT"/>
        </w:rPr>
        <w:t xml:space="preserve">permite que um usuário </w:t>
      </w:r>
      <w:r w:rsidR="00A81E2C">
        <w:rPr>
          <w:rFonts w:eastAsia="TimesNewRomanPSMT"/>
        </w:rPr>
        <w:t>se cadastre</w:t>
      </w:r>
      <w:r w:rsidR="00145228">
        <w:rPr>
          <w:rFonts w:eastAsia="TimesNewRomanPSMT"/>
        </w:rPr>
        <w:t xml:space="preserve"> no banco de dados on-line e se autentique como um usuário previamente cadastrado.</w:t>
      </w:r>
      <w:r w:rsidR="00145228" w:rsidRPr="00815CDD">
        <w:rPr>
          <w:rFonts w:eastAsia="TimesNewRomanPSMT"/>
        </w:rPr>
        <w:t xml:space="preserve"> </w:t>
      </w:r>
      <w:r>
        <w:rPr>
          <w:rFonts w:eastAsia="TimesNewRomanPSMT"/>
        </w:rPr>
        <w:t xml:space="preserve">O caso </w:t>
      </w:r>
      <w:r w:rsidRPr="00C23DA8">
        <w:rPr>
          <w:rFonts w:ascii="Courier" w:eastAsia="TimesNewRomanPSMT" w:hAnsi="Courier"/>
          <w:sz w:val="18"/>
        </w:rPr>
        <w:t xml:space="preserve">UC11-checar </w:t>
      </w:r>
      <w:r w:rsidR="00BE34EB" w:rsidRPr="00C23DA8">
        <w:rPr>
          <w:rFonts w:ascii="Courier" w:eastAsia="TimesNewRomanPSMT" w:hAnsi="Courier"/>
          <w:sz w:val="18"/>
        </w:rPr>
        <w:t>histórico</w:t>
      </w:r>
      <w:r w:rsidRPr="00C23DA8">
        <w:rPr>
          <w:rFonts w:ascii="Courier" w:eastAsia="TimesNewRomanPSMT" w:hAnsi="Courier"/>
          <w:sz w:val="18"/>
        </w:rPr>
        <w:t xml:space="preserve"> da pontuação de todas as atividades </w:t>
      </w:r>
      <w:r w:rsidR="00011C33" w:rsidRPr="00C23DA8">
        <w:rPr>
          <w:rFonts w:ascii="Courier" w:eastAsia="TimesNewRomanPSMT" w:hAnsi="Courier"/>
          <w:sz w:val="18"/>
        </w:rPr>
        <w:t>públicas</w:t>
      </w:r>
      <w:r>
        <w:rPr>
          <w:rFonts w:eastAsia="TimesNewRomanPSMT"/>
        </w:rPr>
        <w:t xml:space="preserve"> permite visualizar qualquer atividade cadastrada on-line.</w:t>
      </w:r>
      <w:r w:rsidRPr="002B161C">
        <w:rPr>
          <w:rFonts w:eastAsia="TimesNewRomanPSMT"/>
        </w:rPr>
        <w:t xml:space="preserve"> </w:t>
      </w:r>
      <w:r w:rsidRPr="00D369E8">
        <w:rPr>
          <w:rFonts w:eastAsia="TimesNewRomanPSMT"/>
        </w:rPr>
        <w:t xml:space="preserve"> </w:t>
      </w:r>
      <w:r w:rsidR="00145228">
        <w:rPr>
          <w:rFonts w:eastAsia="TimesNewRomanPSMT"/>
        </w:rPr>
        <w:t xml:space="preserve">E, por fim, o </w:t>
      </w:r>
      <w:r>
        <w:rPr>
          <w:rFonts w:eastAsia="TimesNewRomanPSMT"/>
        </w:rPr>
        <w:t xml:space="preserve">caso </w:t>
      </w:r>
      <w:r w:rsidRPr="00C23DA8">
        <w:rPr>
          <w:rFonts w:ascii="Courier" w:eastAsia="TimesNewRomanPSMT" w:hAnsi="Courier"/>
          <w:sz w:val="18"/>
        </w:rPr>
        <w:t>UC12-vi</w:t>
      </w:r>
      <w:r w:rsidR="00145228">
        <w:rPr>
          <w:rFonts w:ascii="Courier" w:eastAsia="TimesNewRomanPSMT" w:hAnsi="Courier"/>
          <w:sz w:val="18"/>
        </w:rPr>
        <w:t>s</w:t>
      </w:r>
      <w:r w:rsidRPr="00C23DA8">
        <w:rPr>
          <w:rFonts w:ascii="Courier" w:eastAsia="TimesNewRomanPSMT" w:hAnsi="Courier"/>
          <w:sz w:val="18"/>
        </w:rPr>
        <w:t>ualizar tutorial</w:t>
      </w:r>
      <w:r w:rsidRPr="00E23D20">
        <w:rPr>
          <w:rFonts w:eastAsia="TimesNewRomanPSMT"/>
        </w:rPr>
        <w:t xml:space="preserve"> </w:t>
      </w:r>
      <w:r>
        <w:rPr>
          <w:rFonts w:eastAsia="TimesNewRomanPSMT"/>
        </w:rPr>
        <w:t>disponibiliza ao usuário um tutorial formado por uma sequência de imagens e textos para explicar as funções básicas dos jogos.</w:t>
      </w:r>
    </w:p>
    <w:p w14:paraId="57513488" w14:textId="050BC34E" w:rsidR="00D443D2" w:rsidRPr="00855871" w:rsidRDefault="00145228" w:rsidP="002D046F">
      <w:pPr>
        <w:pStyle w:val="TF-TEXTO"/>
      </w:pPr>
      <w:r>
        <w:t xml:space="preserve">O aplicativo possui duas cenas aqui denominadas de </w:t>
      </w:r>
      <w:r w:rsidRPr="0012527A">
        <w:rPr>
          <w:rStyle w:val="TF-COURIER9"/>
        </w:rPr>
        <w:t>Menus</w:t>
      </w:r>
      <w:r>
        <w:t xml:space="preserve"> e </w:t>
      </w:r>
      <w:r w:rsidRPr="0012527A">
        <w:rPr>
          <w:rStyle w:val="TF-COURIER9"/>
        </w:rPr>
        <w:t>Jogos</w:t>
      </w:r>
      <w:r>
        <w:t xml:space="preserve">. Também tem um tutorial que usa imagens e explicações passo a passo de como interagir com o aplicativo. Na cena </w:t>
      </w:r>
      <w:r w:rsidRPr="0012527A">
        <w:rPr>
          <w:rStyle w:val="TF-COURIER9"/>
        </w:rPr>
        <w:t>Menus</w:t>
      </w:r>
      <w:r>
        <w:t xml:space="preserve"> o aplicativo possui um banco de dados local no qual ficam salvas as atividades feitas apenas no dispositivo do usuário. Também possui a opção para publicar as atividades locais para ficarem disponíveis a todos os usuários que utilizarem o aplicativo. Para incluir ou acessar uma atividade pública, o usuário precisa se autenticar como um usuário cadastrado previamente. </w:t>
      </w:r>
      <w:r w:rsidRPr="00855871">
        <w:t xml:space="preserve">A partir do </w:t>
      </w:r>
      <w:r w:rsidRPr="00031644">
        <w:rPr>
          <w:rFonts w:ascii="Courier New" w:hAnsi="Courier New" w:cs="Courier New"/>
        </w:rPr>
        <w:t>Menu</w:t>
      </w:r>
      <w:r w:rsidRPr="00855871">
        <w:t xml:space="preserve"> principal</w:t>
      </w:r>
      <w:r>
        <w:t>,</w:t>
      </w:r>
      <w:r w:rsidRPr="00855871">
        <w:t xml:space="preserve"> o usuário deve acessar a lista</w:t>
      </w:r>
      <w:r>
        <w:t xml:space="preserve"> </w:t>
      </w:r>
      <w:r w:rsidRPr="00855871">
        <w:t xml:space="preserve">das atividades e nelas utilizar o botão com </w:t>
      </w:r>
      <w:r>
        <w:t xml:space="preserve">a imagem </w:t>
      </w:r>
      <w:r w:rsidRPr="00855871">
        <w:t>de disquete para salvar uma atividade local publicamente para os outros usuários. Para acessar as atividades públicas</w:t>
      </w:r>
      <w:r>
        <w:t>,</w:t>
      </w:r>
      <w:r w:rsidRPr="00855871">
        <w:t xml:space="preserve"> o usuário deve ir para tela de </w:t>
      </w:r>
      <w:r w:rsidRPr="009C4E38">
        <w:rPr>
          <w:rStyle w:val="TF-COURIER9"/>
        </w:rPr>
        <w:t>login</w:t>
      </w:r>
      <w:r w:rsidRPr="00855871">
        <w:t xml:space="preserve"> preencher os campos de </w:t>
      </w:r>
      <w:r w:rsidRPr="009C4E38">
        <w:rPr>
          <w:rStyle w:val="TF-COURIER9"/>
        </w:rPr>
        <w:t>login</w:t>
      </w:r>
      <w:r w:rsidRPr="00855871">
        <w:t xml:space="preserve"> e apertar o botão </w:t>
      </w:r>
      <w:r w:rsidRPr="009C4E38">
        <w:rPr>
          <w:rStyle w:val="TF-COURIER9"/>
        </w:rPr>
        <w:t>logar</w:t>
      </w:r>
      <w:r w:rsidRPr="00855871">
        <w:t>. Tanto a tela que contém as atividades p</w:t>
      </w:r>
      <w:r>
        <w:t>ú</w:t>
      </w:r>
      <w:r w:rsidRPr="00855871">
        <w:t>blicas quanto a tela com as atividades salvas localmente</w:t>
      </w:r>
      <w:r>
        <w:t xml:space="preserve"> respectivamente</w:t>
      </w:r>
      <w:r w:rsidRPr="00855871">
        <w:t xml:space="preserve"> possuem um botão </w:t>
      </w:r>
      <w:r>
        <w:t xml:space="preserve">para voltar as </w:t>
      </w:r>
      <w:r w:rsidRPr="00855871">
        <w:t>atividades salvas localmente</w:t>
      </w:r>
      <w:r>
        <w:t xml:space="preserve"> e um</w:t>
      </w:r>
      <w:r w:rsidRPr="00855871">
        <w:t xml:space="preserve"> botão</w:t>
      </w:r>
      <w:r>
        <w:t xml:space="preserve"> </w:t>
      </w:r>
      <w:r w:rsidRPr="00855871">
        <w:t>atividades p</w:t>
      </w:r>
      <w:r>
        <w:t>ú</w:t>
      </w:r>
      <w:r w:rsidRPr="00855871">
        <w:t>blicas, porém apenas é possível ir para as telas das atividades públicas se já estiver logado, caso contrário</w:t>
      </w:r>
      <w:r>
        <w:t>,</w:t>
      </w:r>
      <w:r w:rsidRPr="00855871">
        <w:t xml:space="preserve"> o usuário será redirecionado para a tela de </w:t>
      </w:r>
      <w:r w:rsidRPr="009C4E38">
        <w:rPr>
          <w:rStyle w:val="TF-COURIER9"/>
        </w:rPr>
        <w:t>login</w:t>
      </w:r>
      <w:r w:rsidRPr="00855871">
        <w:t xml:space="preserve">. Em resumo, a </w:t>
      </w:r>
      <w:r w:rsidR="00DE1E37" w:rsidRPr="00855871">
        <w:fldChar w:fldCharType="begin"/>
      </w:r>
      <w:r w:rsidR="00DE1E37" w:rsidRPr="00855871">
        <w:instrText xml:space="preserve"> REF _Ref137818339 \h </w:instrText>
      </w:r>
      <w:r w:rsidR="00DE1E37" w:rsidRPr="00855871">
        <w:fldChar w:fldCharType="separate"/>
      </w:r>
      <w:ins w:id="49" w:author="Rafael Sperandio" w:date="2023-06-25T15:45:00Z">
        <w:r w:rsidR="00D178FD" w:rsidRPr="00DE1E37">
          <w:t xml:space="preserve">Figura </w:t>
        </w:r>
        <w:r w:rsidR="00D178FD">
          <w:rPr>
            <w:noProof/>
          </w:rPr>
          <w:t>6</w:t>
        </w:r>
      </w:ins>
      <w:del w:id="50" w:author="Rafael Sperandio" w:date="2023-06-25T15:45:00Z">
        <w:r w:rsidR="00880CF3" w:rsidRPr="00DE1E37" w:rsidDel="00D178FD">
          <w:delText xml:space="preserve">Figura </w:delText>
        </w:r>
        <w:r w:rsidR="00880CF3" w:rsidDel="00D178FD">
          <w:rPr>
            <w:noProof/>
          </w:rPr>
          <w:delText>6</w:delText>
        </w:r>
      </w:del>
      <w:r w:rsidR="00DE1E37" w:rsidRPr="00855871">
        <w:fldChar w:fldCharType="end"/>
      </w:r>
      <w:r w:rsidR="00DE1E37" w:rsidRPr="00855871">
        <w:t xml:space="preserve"> </w:t>
      </w:r>
      <w:r w:rsidRPr="00855871">
        <w:t>demonstra como funciona o fluxo des</w:t>
      </w:r>
      <w:r>
        <w:t>s</w:t>
      </w:r>
      <w:r w:rsidRPr="00855871">
        <w:t>as cenas no aplicativo</w:t>
      </w:r>
      <w:r w:rsidR="00581364" w:rsidRPr="00855871">
        <w:t>.</w:t>
      </w:r>
    </w:p>
    <w:p w14:paraId="256A84C2" w14:textId="093EBF2E" w:rsidR="00F705E2" w:rsidRDefault="00DE1E37" w:rsidP="00B24C81">
      <w:pPr>
        <w:pStyle w:val="TF-LEGENDA"/>
      </w:pPr>
      <w:bookmarkStart w:id="51" w:name="_Ref137818339"/>
      <w:r w:rsidRPr="00DE1E37">
        <w:lastRenderedPageBreak/>
        <w:t xml:space="preserve">Figura </w:t>
      </w:r>
      <w:fldSimple w:instr=" SEQ Figura \* ARABIC ">
        <w:r w:rsidR="00D178FD">
          <w:rPr>
            <w:noProof/>
          </w:rPr>
          <w:t>6</w:t>
        </w:r>
      </w:fldSimple>
      <w:bookmarkEnd w:id="51"/>
      <w:r w:rsidRPr="00DE1E37">
        <w:t>– Diagrama de atividades representado o fluxo das cenas no aplicativo</w:t>
      </w:r>
    </w:p>
    <w:p w14:paraId="6B836CAF" w14:textId="1F56001B" w:rsidR="00B24C81" w:rsidRDefault="00B24C81" w:rsidP="00B24C81">
      <w:pPr>
        <w:pStyle w:val="TF-FIGURA"/>
      </w:pPr>
      <w:r w:rsidRPr="00B24C81">
        <w:rPr>
          <w:noProof/>
        </w:rPr>
        <w:drawing>
          <wp:inline distT="0" distB="0" distL="0" distR="0" wp14:anchorId="3A54C0D7" wp14:editId="6B68729A">
            <wp:extent cx="5499100" cy="6565836"/>
            <wp:effectExtent l="19050" t="19050" r="25400" b="26035"/>
            <wp:docPr id="20904102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521"/>
                    <a:stretch/>
                  </pic:blipFill>
                  <pic:spPr bwMode="auto">
                    <a:xfrm>
                      <a:off x="0" y="0"/>
                      <a:ext cx="5499100" cy="65658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73F3FE" w14:textId="7970AB64" w:rsidR="0018236B" w:rsidRPr="0018236B" w:rsidRDefault="0018236B" w:rsidP="0018236B">
      <w:pPr>
        <w:pStyle w:val="TF-FONTE"/>
      </w:pPr>
      <w:r>
        <w:t>Fonte: elaborado pelo autor</w:t>
      </w:r>
      <w:r w:rsidR="0092746E">
        <w:t>.</w:t>
      </w:r>
    </w:p>
    <w:p w14:paraId="513022C2" w14:textId="7E8200D7" w:rsidR="005F455F" w:rsidRDefault="000D2196" w:rsidP="003F2BE2">
      <w:pPr>
        <w:pStyle w:val="TF-TEXTO"/>
      </w:pPr>
      <w:r w:rsidRPr="003F2BE2">
        <w:t>N</w:t>
      </w:r>
      <w:r w:rsidR="00D443D2" w:rsidRPr="003F2BE2">
        <w:t>a</w:t>
      </w:r>
      <w:r w:rsidRPr="003F2BE2">
        <w:t xml:space="preserve"> </w:t>
      </w:r>
      <w:r w:rsidR="00D443D2" w:rsidRPr="003F2BE2">
        <w:t xml:space="preserve">cena dos </w:t>
      </w:r>
      <w:r w:rsidR="00FC7445" w:rsidRPr="003F2BE2">
        <w:rPr>
          <w:rStyle w:val="TF-COURIER9"/>
        </w:rPr>
        <w:t>Jogos</w:t>
      </w:r>
      <w:r w:rsidR="00D443D2" w:rsidRPr="003F2BE2">
        <w:t xml:space="preserve"> </w:t>
      </w:r>
      <w:r w:rsidRPr="003F2BE2">
        <w:t xml:space="preserve">são abordadas </w:t>
      </w:r>
      <w:r w:rsidR="003F2BE2" w:rsidRPr="003F2BE2">
        <w:rPr>
          <w:rFonts w:eastAsia="TimesNewRomanPSMT"/>
        </w:rPr>
        <w:t>tradição ou movimento religioso</w:t>
      </w:r>
      <w:r w:rsidR="00FC7445" w:rsidRPr="003F2BE2">
        <w:t>:</w:t>
      </w:r>
      <w:r w:rsidRPr="003F2BE2">
        <w:t xml:space="preserve"> hinduísmo, cristianismo, umbanda e a religião</w:t>
      </w:r>
      <w:r w:rsidR="00B24C81" w:rsidRPr="003F2BE2">
        <w:t xml:space="preserve"> dos</w:t>
      </w:r>
      <w:r w:rsidRPr="003F2BE2">
        <w:t xml:space="preserve"> </w:t>
      </w:r>
      <w:r w:rsidR="00B24C81" w:rsidRPr="003F2BE2">
        <w:t xml:space="preserve">povos originários - </w:t>
      </w:r>
      <w:proofErr w:type="spellStart"/>
      <w:r w:rsidRPr="003F2BE2">
        <w:t>Laklãnõ</w:t>
      </w:r>
      <w:proofErr w:type="spellEnd"/>
      <w:r w:rsidRPr="003F2BE2">
        <w:t>-Xokleng</w:t>
      </w:r>
      <w:r w:rsidR="0079668B" w:rsidRPr="003F2BE2">
        <w:t>. E são abordados três símbolos para cada uma dessas religiões</w:t>
      </w:r>
      <w:r w:rsidRPr="003F2BE2">
        <w:t xml:space="preserve">. </w:t>
      </w:r>
      <w:r w:rsidR="00FC7445" w:rsidRPr="003F2BE2">
        <w:t xml:space="preserve">A cena </w:t>
      </w:r>
      <w:r w:rsidR="00FC7445" w:rsidRPr="003F2BE2">
        <w:rPr>
          <w:rStyle w:val="TF-COURIER9"/>
        </w:rPr>
        <w:t>Jogos</w:t>
      </w:r>
      <w:r w:rsidRPr="003F2BE2">
        <w:t xml:space="preserve"> </w:t>
      </w:r>
      <w:r w:rsidR="00FC7445" w:rsidRPr="003F2BE2">
        <w:t xml:space="preserve">também </w:t>
      </w:r>
      <w:r w:rsidRPr="003F2BE2">
        <w:t xml:space="preserve">é </w:t>
      </w:r>
      <w:r w:rsidR="00FC7445" w:rsidRPr="003F2BE2">
        <w:t xml:space="preserve">dividida </w:t>
      </w:r>
      <w:r w:rsidR="00D344FF" w:rsidRPr="003F2BE2">
        <w:t>em três</w:t>
      </w:r>
      <w:r w:rsidRPr="003F2BE2">
        <w:t xml:space="preserve"> atividades para abordar a diversidade religiosa</w:t>
      </w:r>
      <w:r w:rsidR="00365925" w:rsidRPr="003F2BE2">
        <w:t>. Es</w:t>
      </w:r>
      <w:r w:rsidR="00D344FF" w:rsidRPr="003F2BE2">
        <w:t>s</w:t>
      </w:r>
      <w:r w:rsidR="00365925" w:rsidRPr="003F2BE2">
        <w:t xml:space="preserve">as </w:t>
      </w:r>
      <w:r w:rsidRPr="003F2BE2">
        <w:t>atividades são</w:t>
      </w:r>
      <w:r w:rsidR="00365925" w:rsidRPr="003F2BE2">
        <w:t>:</w:t>
      </w:r>
      <w:r w:rsidRPr="003F2BE2">
        <w:t xml:space="preserve"> </w:t>
      </w:r>
      <w:r w:rsidR="00365925" w:rsidRPr="003F2BE2">
        <w:rPr>
          <w:rStyle w:val="TF-COURIER9"/>
        </w:rPr>
        <w:t xml:space="preserve">Jogo </w:t>
      </w:r>
      <w:r w:rsidRPr="003F2BE2">
        <w:rPr>
          <w:rStyle w:val="TF-COURIER9"/>
        </w:rPr>
        <w:t xml:space="preserve">da </w:t>
      </w:r>
      <w:r w:rsidR="00365925" w:rsidRPr="003F2BE2">
        <w:rPr>
          <w:rStyle w:val="TF-COURIER9"/>
        </w:rPr>
        <w:t>Memória</w:t>
      </w:r>
      <w:r w:rsidRPr="003F2BE2">
        <w:t xml:space="preserve">, </w:t>
      </w:r>
      <w:r w:rsidR="00365925" w:rsidRPr="003F2BE2">
        <w:rPr>
          <w:rStyle w:val="TF-COURIER9"/>
        </w:rPr>
        <w:t xml:space="preserve">Jogo Qual </w:t>
      </w:r>
      <w:r w:rsidR="003F2BE2" w:rsidRPr="003F2BE2">
        <w:rPr>
          <w:rFonts w:ascii="Courier" w:eastAsia="TimesNewRomanPSMT" w:hAnsi="Courier"/>
          <w:sz w:val="18"/>
        </w:rPr>
        <w:t>tradição ou movimento religioso</w:t>
      </w:r>
      <w:r w:rsidR="003F2BE2">
        <w:rPr>
          <w:rFonts w:ascii="Courier" w:eastAsia="TimesNewRomanPSMT" w:hAnsi="Courier"/>
          <w:sz w:val="18"/>
        </w:rPr>
        <w:t>?</w:t>
      </w:r>
      <w:r w:rsidR="00365925" w:rsidRPr="003F2BE2">
        <w:t xml:space="preserve"> </w:t>
      </w:r>
      <w:r w:rsidRPr="003F2BE2">
        <w:t xml:space="preserve">e um </w:t>
      </w:r>
      <w:r w:rsidR="00365925" w:rsidRPr="003F2BE2">
        <w:rPr>
          <w:rStyle w:val="TF-COURIER9"/>
        </w:rPr>
        <w:t>Quiz</w:t>
      </w:r>
      <w:r w:rsidRPr="003F2BE2">
        <w:t xml:space="preserve">. </w:t>
      </w:r>
      <w:r w:rsidR="00B85699" w:rsidRPr="003F2BE2">
        <w:t xml:space="preserve">O </w:t>
      </w:r>
      <w:r w:rsidR="00B85699" w:rsidRPr="003F2BE2">
        <w:rPr>
          <w:rStyle w:val="TF-COURIER9"/>
        </w:rPr>
        <w:t xml:space="preserve">Jogo </w:t>
      </w:r>
      <w:r w:rsidRPr="003F2BE2">
        <w:rPr>
          <w:rStyle w:val="TF-COURIER9"/>
        </w:rPr>
        <w:t xml:space="preserve">da </w:t>
      </w:r>
      <w:r w:rsidR="00B85699" w:rsidRPr="003F2BE2">
        <w:rPr>
          <w:rStyle w:val="TF-COURIER9"/>
        </w:rPr>
        <w:t>Memória</w:t>
      </w:r>
      <w:r w:rsidR="00B85699" w:rsidRPr="003F2BE2">
        <w:t xml:space="preserve"> </w:t>
      </w:r>
      <w:r w:rsidRPr="003F2BE2">
        <w:t>é divido por rodadas</w:t>
      </w:r>
      <w:r w:rsidR="00B85699" w:rsidRPr="003F2BE2">
        <w:t>, e</w:t>
      </w:r>
      <w:r w:rsidRPr="003F2BE2">
        <w:t xml:space="preserve"> a cada rodada um jogador deve apresentar dois marcadores</w:t>
      </w:r>
      <w:r w:rsidR="000F10C7" w:rsidRPr="003F2BE2">
        <w:t xml:space="preserve"> que possuam símbolo religioso </w:t>
      </w:r>
      <w:r w:rsidRPr="003F2BE2">
        <w:t>para a câmera</w:t>
      </w:r>
      <w:r w:rsidR="00B85699" w:rsidRPr="003F2BE2">
        <w:t xml:space="preserve">. </w:t>
      </w:r>
      <w:r w:rsidR="00D344FF" w:rsidRPr="003F2BE2">
        <w:t xml:space="preserve">Caso o jogador apresente mais marcadores, os símbolos religiosos não aparecerão, mas ele ainda poderá ver os dois primeiros símbolos apresentados na rodada. </w:t>
      </w:r>
      <w:r w:rsidR="00B85699" w:rsidRPr="003F2BE2">
        <w:t>E</w:t>
      </w:r>
      <w:r w:rsidRPr="003F2BE2">
        <w:t xml:space="preserve">ssa regra só se aplica no </w:t>
      </w:r>
      <w:r w:rsidR="00B85699" w:rsidRPr="003F2BE2">
        <w:rPr>
          <w:rStyle w:val="TF-COURIER9"/>
        </w:rPr>
        <w:t xml:space="preserve">Jogo </w:t>
      </w:r>
      <w:r w:rsidRPr="003F2BE2">
        <w:rPr>
          <w:rStyle w:val="TF-COURIER9"/>
        </w:rPr>
        <w:t xml:space="preserve">da </w:t>
      </w:r>
      <w:r w:rsidR="00B85699" w:rsidRPr="003F2BE2">
        <w:rPr>
          <w:rStyle w:val="TF-COURIER9"/>
        </w:rPr>
        <w:t>Memória,</w:t>
      </w:r>
      <w:r w:rsidR="00B85699" w:rsidRPr="003F2BE2">
        <w:t xml:space="preserve"> já </w:t>
      </w:r>
      <w:r w:rsidRPr="003F2BE2">
        <w:t xml:space="preserve">no </w:t>
      </w:r>
      <w:r w:rsidR="00B85699" w:rsidRPr="003F2BE2">
        <w:rPr>
          <w:rStyle w:val="TF-COURIER9"/>
        </w:rPr>
        <w:t>Quiz</w:t>
      </w:r>
      <w:r w:rsidR="00B85699" w:rsidRPr="003F2BE2">
        <w:rPr>
          <w:b/>
          <w:bCs/>
        </w:rPr>
        <w:t xml:space="preserve"> </w:t>
      </w:r>
      <w:r w:rsidRPr="003F2BE2">
        <w:t xml:space="preserve">qualquer objeto pode ser visto normalmente. No </w:t>
      </w:r>
      <w:r w:rsidR="00B85699" w:rsidRPr="003F2BE2">
        <w:rPr>
          <w:rStyle w:val="TF-COURIER9"/>
        </w:rPr>
        <w:t>Quiz</w:t>
      </w:r>
      <w:r w:rsidR="00B85699" w:rsidRPr="003F2BE2">
        <w:t xml:space="preserve"> </w:t>
      </w:r>
      <w:r w:rsidR="00D344FF" w:rsidRPr="003F2BE2">
        <w:t>deve-se aproximar os marcadores do</w:t>
      </w:r>
      <w:r w:rsidRPr="003F2BE2">
        <w:t xml:space="preserve"> </w:t>
      </w:r>
      <w:r w:rsidR="00B85699" w:rsidRPr="003F2BE2">
        <w:rPr>
          <w:rStyle w:val="TF-COURIER9"/>
        </w:rPr>
        <w:t xml:space="preserve">Jogo </w:t>
      </w:r>
      <w:r w:rsidRPr="003F2BE2">
        <w:rPr>
          <w:rStyle w:val="TF-COURIER9"/>
        </w:rPr>
        <w:t xml:space="preserve">da </w:t>
      </w:r>
      <w:r w:rsidR="00B85699" w:rsidRPr="003F2BE2">
        <w:rPr>
          <w:rStyle w:val="TF-COURIER9"/>
        </w:rPr>
        <w:t>Memória</w:t>
      </w:r>
      <w:r w:rsidR="00B85699" w:rsidRPr="003F2BE2">
        <w:t xml:space="preserve"> ao </w:t>
      </w:r>
      <w:r w:rsidRPr="003F2BE2">
        <w:t xml:space="preserve">marcador do </w:t>
      </w:r>
      <w:r w:rsidR="00B85699" w:rsidRPr="003F2BE2">
        <w:rPr>
          <w:rStyle w:val="TF-COURIER9"/>
        </w:rPr>
        <w:t>Quiz</w:t>
      </w:r>
      <w:r w:rsidR="00B85699" w:rsidRPr="003F2BE2">
        <w:t xml:space="preserve"> </w:t>
      </w:r>
      <w:r w:rsidRPr="003F2BE2">
        <w:t>que apresentar</w:t>
      </w:r>
      <w:r w:rsidR="00D344FF" w:rsidRPr="003F2BE2">
        <w:t>á</w:t>
      </w:r>
      <w:r w:rsidRPr="003F2BE2">
        <w:t xml:space="preserve"> uma pergunta </w:t>
      </w:r>
      <w:r w:rsidR="00F202E2" w:rsidRPr="003F2BE2">
        <w:t>a ser respondida pelo usuário</w:t>
      </w:r>
      <w:r w:rsidR="00B85699" w:rsidRPr="003F2BE2">
        <w:t>. A</w:t>
      </w:r>
      <w:r w:rsidR="00F202E2" w:rsidRPr="003F2BE2">
        <w:t xml:space="preserve">pós responder 8 perguntas a atividade </w:t>
      </w:r>
      <w:r w:rsidR="00CC0E2F" w:rsidRPr="003F2BE2">
        <w:t>será</w:t>
      </w:r>
      <w:r w:rsidR="00F202E2" w:rsidRPr="003F2BE2">
        <w:t xml:space="preserve"> considerada </w:t>
      </w:r>
      <w:r w:rsidR="00A81E2C">
        <w:t>encerrada</w:t>
      </w:r>
      <w:r w:rsidR="009054AC" w:rsidRPr="003F2BE2">
        <w:t xml:space="preserve">, sendo salva </w:t>
      </w:r>
      <w:r w:rsidR="0018236B" w:rsidRPr="003F2BE2">
        <w:t xml:space="preserve">a pontuação </w:t>
      </w:r>
      <w:r w:rsidR="009054AC" w:rsidRPr="003F2BE2">
        <w:t>no banco de dados local</w:t>
      </w:r>
      <w:r w:rsidR="00B85699" w:rsidRPr="003F2BE2">
        <w:t>. E</w:t>
      </w:r>
      <w:r w:rsidR="00236277" w:rsidRPr="003F2BE2">
        <w:t>,</w:t>
      </w:r>
      <w:r w:rsidR="00B85699" w:rsidRPr="003F2BE2">
        <w:t xml:space="preserve"> após</w:t>
      </w:r>
      <w:r w:rsidR="00DF110C" w:rsidRPr="003F2BE2">
        <w:t xml:space="preserve"> </w:t>
      </w:r>
      <w:r w:rsidR="009054AC" w:rsidRPr="003F2BE2">
        <w:t>encer</w:t>
      </w:r>
      <w:r w:rsidR="00B85699" w:rsidRPr="003F2BE2">
        <w:t>r</w:t>
      </w:r>
      <w:r w:rsidR="009054AC" w:rsidRPr="003F2BE2">
        <w:t>ada a atividade</w:t>
      </w:r>
      <w:r w:rsidR="00F202E2" w:rsidRPr="003F2BE2">
        <w:t xml:space="preserve"> </w:t>
      </w:r>
      <w:r w:rsidR="00236277" w:rsidRPr="003F2BE2">
        <w:t xml:space="preserve">o </w:t>
      </w:r>
      <w:r w:rsidR="00F202E2" w:rsidRPr="003F2BE2">
        <w:t xml:space="preserve">usuário poderá tentar responder as perguntas </w:t>
      </w:r>
      <w:r w:rsidR="0020103D" w:rsidRPr="003F2BE2">
        <w:t>novamente</w:t>
      </w:r>
      <w:r w:rsidR="00F202E2" w:rsidRPr="003F2BE2">
        <w:t>.</w:t>
      </w:r>
      <w:r w:rsidR="002D046F" w:rsidRPr="003F2BE2">
        <w:t xml:space="preserve"> As perguntas do Quiz foram avaliadas por especialista </w:t>
      </w:r>
      <w:r w:rsidR="00491039" w:rsidRPr="003F2BE2">
        <w:t>da área de</w:t>
      </w:r>
      <w:r w:rsidR="002D046F" w:rsidRPr="003F2BE2">
        <w:t xml:space="preserve"> ciências da religião.</w:t>
      </w:r>
      <w:r w:rsidR="00D443D2" w:rsidRPr="003F2BE2">
        <w:t xml:space="preserve"> </w:t>
      </w:r>
      <w:r w:rsidR="00236277" w:rsidRPr="003F2BE2">
        <w:t xml:space="preserve">E por fim, no </w:t>
      </w:r>
      <w:r w:rsidR="00236277" w:rsidRPr="003F2BE2">
        <w:rPr>
          <w:rStyle w:val="TF-COURIER9"/>
        </w:rPr>
        <w:t xml:space="preserve">Jogo </w:t>
      </w:r>
      <w:r w:rsidR="003F2BE2" w:rsidRPr="003F2BE2">
        <w:rPr>
          <w:rFonts w:ascii="Courier" w:eastAsia="TimesNewRomanPSMT" w:hAnsi="Courier"/>
          <w:sz w:val="18"/>
        </w:rPr>
        <w:t xml:space="preserve">tradição ou movimento </w:t>
      </w:r>
      <w:proofErr w:type="gramStart"/>
      <w:r w:rsidR="003F2BE2" w:rsidRPr="003F2BE2">
        <w:rPr>
          <w:rFonts w:ascii="Courier" w:eastAsia="TimesNewRomanPSMT" w:hAnsi="Courier"/>
          <w:sz w:val="18"/>
        </w:rPr>
        <w:t>religioso?</w:t>
      </w:r>
      <w:r w:rsidR="00D344FF" w:rsidRPr="003F2BE2">
        <w:rPr>
          <w:rStyle w:val="TF-COURIER9"/>
        </w:rPr>
        <w:t>,</w:t>
      </w:r>
      <w:proofErr w:type="gramEnd"/>
      <w:r w:rsidR="0020103D" w:rsidRPr="003F2BE2">
        <w:t xml:space="preserve"> o usuário deverá organizar os símbolos por religião </w:t>
      </w:r>
      <w:r w:rsidR="0020103D" w:rsidRPr="003F2BE2">
        <w:lastRenderedPageBreak/>
        <w:t>colocando</w:t>
      </w:r>
      <w:r w:rsidR="00236277" w:rsidRPr="003F2BE2">
        <w:t>-os</w:t>
      </w:r>
      <w:r w:rsidR="0020103D" w:rsidRPr="003F2BE2">
        <w:t xml:space="preserve"> na </w:t>
      </w:r>
      <w:r w:rsidR="009278F6" w:rsidRPr="003F2BE2">
        <w:t>área de</w:t>
      </w:r>
      <w:r w:rsidR="0020103D" w:rsidRPr="003F2BE2">
        <w:t xml:space="preserve"> suas respectivas religiões.</w:t>
      </w:r>
      <w:r w:rsidR="00D443D2" w:rsidRPr="003F2BE2">
        <w:t xml:space="preserve"> Ao encerrar o </w:t>
      </w:r>
      <w:r w:rsidR="00236277" w:rsidRPr="003F2BE2">
        <w:rPr>
          <w:rStyle w:val="TF-COURIER9"/>
        </w:rPr>
        <w:t xml:space="preserve">Jogo </w:t>
      </w:r>
      <w:r w:rsidR="003F2BE2" w:rsidRPr="003F2BE2">
        <w:rPr>
          <w:rFonts w:ascii="Courier" w:eastAsia="TimesNewRomanPSMT" w:hAnsi="Courier"/>
          <w:sz w:val="18"/>
        </w:rPr>
        <w:t>tradição ou movimento religioso?</w:t>
      </w:r>
      <w:r w:rsidR="00D443D2" w:rsidRPr="003F2BE2">
        <w:rPr>
          <w:b/>
          <w:bCs/>
        </w:rPr>
        <w:t xml:space="preserve"> </w:t>
      </w:r>
      <w:r w:rsidR="00D443D2" w:rsidRPr="003F2BE2">
        <w:t xml:space="preserve">o usuário poderá verificar quantos </w:t>
      </w:r>
      <w:r w:rsidR="000A1303" w:rsidRPr="003F2BE2">
        <w:t xml:space="preserve">símbolos </w:t>
      </w:r>
      <w:r w:rsidR="00D443D2" w:rsidRPr="003F2BE2">
        <w:t xml:space="preserve">classificou </w:t>
      </w:r>
      <w:r w:rsidR="00306AC4" w:rsidRPr="003F2BE2">
        <w:t>corretamente</w:t>
      </w:r>
      <w:r w:rsidR="009054AC" w:rsidRPr="003F2BE2">
        <w:t xml:space="preserve"> na interface </w:t>
      </w:r>
      <w:r w:rsidR="0018236B" w:rsidRPr="003F2BE2">
        <w:t>na tela do aparelho</w:t>
      </w:r>
      <w:r w:rsidR="009054AC" w:rsidRPr="003F2BE2">
        <w:t xml:space="preserve">, além de sua pontuação </w:t>
      </w:r>
      <w:r w:rsidR="000A1303" w:rsidRPr="003F2BE2">
        <w:t xml:space="preserve">ser </w:t>
      </w:r>
      <w:r w:rsidR="009054AC" w:rsidRPr="003F2BE2">
        <w:t>salva localmente</w:t>
      </w:r>
      <w:r w:rsidR="00306AC4" w:rsidRPr="003F2BE2">
        <w:t xml:space="preserve">. </w:t>
      </w:r>
      <w:r w:rsidR="00855871" w:rsidRPr="003F2BE2">
        <w:t xml:space="preserve">Como mostrado na </w:t>
      </w:r>
      <w:r w:rsidR="00855871" w:rsidRPr="003F2BE2">
        <w:fldChar w:fldCharType="begin"/>
      </w:r>
      <w:r w:rsidR="00855871" w:rsidRPr="003F2BE2">
        <w:instrText xml:space="preserve"> REF _Ref137818339 \h </w:instrText>
      </w:r>
      <w:r w:rsidR="003F2BE2">
        <w:instrText xml:space="preserve"> \* MERGEFORMAT </w:instrText>
      </w:r>
      <w:r w:rsidR="00855871" w:rsidRPr="003F2BE2">
        <w:fldChar w:fldCharType="separate"/>
      </w:r>
      <w:ins w:id="52" w:author="Rafael Sperandio" w:date="2023-06-25T15:45:00Z">
        <w:r w:rsidR="00D178FD" w:rsidRPr="00DE1E37">
          <w:t xml:space="preserve">Figura </w:t>
        </w:r>
        <w:r w:rsidR="00D178FD">
          <w:rPr>
            <w:noProof/>
          </w:rPr>
          <w:t>6</w:t>
        </w:r>
      </w:ins>
      <w:del w:id="53" w:author="Rafael Sperandio" w:date="2023-06-25T15:45:00Z">
        <w:r w:rsidR="00880CF3" w:rsidRPr="00DE1E37" w:rsidDel="00D178FD">
          <w:delText xml:space="preserve">Figura </w:delText>
        </w:r>
        <w:r w:rsidR="00880CF3" w:rsidDel="00D178FD">
          <w:rPr>
            <w:noProof/>
          </w:rPr>
          <w:delText>6</w:delText>
        </w:r>
      </w:del>
      <w:r w:rsidR="00855871" w:rsidRPr="003F2BE2">
        <w:fldChar w:fldCharType="end"/>
      </w:r>
      <w:r w:rsidR="00D344FF" w:rsidRPr="003F2BE2">
        <w:t>,</w:t>
      </w:r>
      <w:r w:rsidR="00855871" w:rsidRPr="003F2BE2">
        <w:t xml:space="preserve"> o fluxo entre os jogos ocorre apenas mostrando um marcador diferente para </w:t>
      </w:r>
      <w:r w:rsidR="00D344FF" w:rsidRPr="003F2BE2">
        <w:t xml:space="preserve">a </w:t>
      </w:r>
      <w:r w:rsidR="00855871" w:rsidRPr="003F2BE2">
        <w:t>câmera o que muda a interface no aparelho</w:t>
      </w:r>
      <w:r w:rsidR="00FE55DB" w:rsidRPr="003F2BE2">
        <w:t xml:space="preserve"> para se adequar ao novo jogo</w:t>
      </w:r>
      <w:r w:rsidR="00855871" w:rsidRPr="003F2BE2">
        <w:t>.</w:t>
      </w:r>
    </w:p>
    <w:p w14:paraId="22362996" w14:textId="584A355A" w:rsidR="00BE7BAD" w:rsidRPr="00AB3294" w:rsidRDefault="00BE7BAD" w:rsidP="00AB3294">
      <w:pPr>
        <w:pStyle w:val="Ttulo2"/>
      </w:pPr>
      <w:r w:rsidRPr="00AB3294">
        <w:t>IMPLEMENTAÇÃO</w:t>
      </w:r>
    </w:p>
    <w:p w14:paraId="0C5142EC" w14:textId="05C33905" w:rsidR="0037089C" w:rsidRDefault="00CA2C93" w:rsidP="0037089C">
      <w:pPr>
        <w:pStyle w:val="TF-TEXTO"/>
      </w:pPr>
      <w:r>
        <w:t xml:space="preserve">Para a construção </w:t>
      </w:r>
      <w:r w:rsidR="0068223C">
        <w:t>do aplicativo</w:t>
      </w:r>
      <w:r>
        <w:t xml:space="preserve"> foi utilizado o motor de jogos Unity versão 2021.3.14f1 </w:t>
      </w:r>
      <w:proofErr w:type="spellStart"/>
      <w:r>
        <w:t>Personal</w:t>
      </w:r>
      <w:proofErr w:type="spellEnd"/>
      <w:r>
        <w:t xml:space="preserve"> junto com o SDK Vuforia versão </w:t>
      </w:r>
      <w:r w:rsidRPr="00283B25">
        <w:t>9-8-13</w:t>
      </w:r>
      <w:r>
        <w:t xml:space="preserve">. Como ambiente de desenvolvimento (IDE) foi usado o Visual Studio 2019 com a linguagem programação C#. Para a criação dos marcadores </w:t>
      </w:r>
      <w:r w:rsidRPr="007F435E">
        <w:t xml:space="preserve">foi utilizada a ferramenta AR </w:t>
      </w:r>
      <w:proofErr w:type="spellStart"/>
      <w:r w:rsidRPr="007F435E">
        <w:t>Marker</w:t>
      </w:r>
      <w:proofErr w:type="spellEnd"/>
      <w:r w:rsidRPr="007F435E">
        <w:t xml:space="preserve"> </w:t>
      </w:r>
      <w:proofErr w:type="spellStart"/>
      <w:r w:rsidRPr="007F435E">
        <w:t>Generator</w:t>
      </w:r>
      <w:proofErr w:type="spellEnd"/>
      <w:r w:rsidRPr="007F435E">
        <w:t xml:space="preserve"> </w:t>
      </w:r>
      <w:proofErr w:type="spellStart"/>
      <w:r w:rsidRPr="007F435E">
        <w:t>by</w:t>
      </w:r>
      <w:proofErr w:type="spellEnd"/>
      <w:r w:rsidRPr="007F435E">
        <w:t xml:space="preserve"> </w:t>
      </w:r>
      <w:proofErr w:type="spellStart"/>
      <w:r w:rsidRPr="007F435E">
        <w:t>Brosvision</w:t>
      </w:r>
      <w:proofErr w:type="spellEnd"/>
      <w:r w:rsidRPr="007F435E">
        <w:t>, que gera imagens aleatórias e otimizadas para reconhecimento de marcadores RA, em conjunto com a ferramenta Adobe Photoshop</w:t>
      </w:r>
      <w:r w:rsidR="00B1765D">
        <w:t xml:space="preserve"> cs6 </w:t>
      </w:r>
      <w:proofErr w:type="gramStart"/>
      <w:r w:rsidR="00B1765D">
        <w:t xml:space="preserve">v13.0  </w:t>
      </w:r>
      <w:proofErr w:type="spellStart"/>
      <w:r w:rsidR="00B1765D">
        <w:t>portable</w:t>
      </w:r>
      <w:proofErr w:type="spellEnd"/>
      <w:proofErr w:type="gramEnd"/>
      <w:r w:rsidRPr="007F435E">
        <w:t xml:space="preserve"> para edição dos marcadores</w:t>
      </w:r>
      <w:r w:rsidR="00B1765D">
        <w:t xml:space="preserve"> gerados pela fermenta para escrever os nomes nos marcadores</w:t>
      </w:r>
      <w:r w:rsidRPr="007F435E">
        <w:t>.</w:t>
      </w:r>
      <w:r w:rsidR="0068223C">
        <w:t xml:space="preserve"> A </w:t>
      </w:r>
      <w:r>
        <w:t xml:space="preserve">maior parte dos modelos foram obtidos através do site </w:t>
      </w:r>
      <w:proofErr w:type="spellStart"/>
      <w:r w:rsidRPr="00283B25">
        <w:t>Sketchfab</w:t>
      </w:r>
      <w:proofErr w:type="spellEnd"/>
      <w:r>
        <w:t xml:space="preserve"> gratuitamente. </w:t>
      </w:r>
      <w:r w:rsidR="0068223C">
        <w:t xml:space="preserve">Já para a implementação do banco de dados local foi utilizado o </w:t>
      </w:r>
      <w:r w:rsidRPr="00C23DA8">
        <w:rPr>
          <w:rFonts w:ascii="Courier" w:hAnsi="Courier"/>
          <w:sz w:val="18"/>
        </w:rPr>
        <w:t>SQLITE</w:t>
      </w:r>
      <w:r w:rsidR="0068223C">
        <w:rPr>
          <w:rFonts w:ascii="Courier" w:hAnsi="Courier"/>
          <w:sz w:val="18"/>
        </w:rPr>
        <w:t xml:space="preserve">, </w:t>
      </w:r>
      <w:r>
        <w:t xml:space="preserve">e o </w:t>
      </w:r>
      <w:r w:rsidRPr="00C23DA8">
        <w:rPr>
          <w:rFonts w:ascii="Courier" w:hAnsi="Courier"/>
          <w:sz w:val="18"/>
        </w:rPr>
        <w:t>FIREBASE</w:t>
      </w:r>
      <w:r>
        <w:t xml:space="preserve"> para o cadastro de atividades </w:t>
      </w:r>
      <w:r w:rsidR="00FD49B7">
        <w:t>on-line</w:t>
      </w:r>
      <w:r>
        <w:t xml:space="preserve"> </w:t>
      </w:r>
      <w:r w:rsidR="0068223C">
        <w:t xml:space="preserve">e </w:t>
      </w:r>
      <w:r>
        <w:t xml:space="preserve">autenticação </w:t>
      </w:r>
      <w:r w:rsidR="0068223C">
        <w:t xml:space="preserve">do </w:t>
      </w:r>
      <w:r>
        <w:t>usuário.</w:t>
      </w:r>
      <w:r w:rsidR="00863CFD">
        <w:t xml:space="preserve"> </w:t>
      </w:r>
      <w:r w:rsidR="00D344FF">
        <w:t xml:space="preserve">A seguir são descritos alguns </w:t>
      </w:r>
      <w:r w:rsidR="00D344FF" w:rsidRPr="0012527A">
        <w:rPr>
          <w:i/>
          <w:iCs/>
        </w:rPr>
        <w:t>scripts</w:t>
      </w:r>
      <w:r w:rsidR="00D344FF">
        <w:t xml:space="preserve"> utilizados para o desenvolvimento do aplicativo no Unity. Já a relação entre as classes pode ser observada no diagrama da </w:t>
      </w:r>
      <w:r w:rsidR="00E60064">
        <w:fldChar w:fldCharType="begin"/>
      </w:r>
      <w:r w:rsidR="00E60064">
        <w:instrText xml:space="preserve"> REF _Ref138006626 \h </w:instrText>
      </w:r>
      <w:r w:rsidR="00E60064">
        <w:fldChar w:fldCharType="separate"/>
      </w:r>
      <w:ins w:id="54" w:author="Rafael Sperandio" w:date="2023-06-25T15:45:00Z">
        <w:r w:rsidR="00D178FD" w:rsidRPr="0074500C">
          <w:t xml:space="preserve">Figura </w:t>
        </w:r>
        <w:r w:rsidR="00D178FD">
          <w:rPr>
            <w:noProof/>
          </w:rPr>
          <w:t>7</w:t>
        </w:r>
      </w:ins>
      <w:del w:id="55" w:author="Rafael Sperandio" w:date="2023-06-25T15:45:00Z">
        <w:r w:rsidR="00880CF3" w:rsidRPr="0074500C" w:rsidDel="00D178FD">
          <w:delText xml:space="preserve">Figura </w:delText>
        </w:r>
        <w:r w:rsidR="00880CF3" w:rsidDel="00D178FD">
          <w:rPr>
            <w:noProof/>
          </w:rPr>
          <w:delText>7</w:delText>
        </w:r>
      </w:del>
      <w:r w:rsidR="00E60064">
        <w:fldChar w:fldCharType="end"/>
      </w:r>
      <w:r w:rsidR="0037089C">
        <w:t>.</w:t>
      </w:r>
    </w:p>
    <w:p w14:paraId="5A6A58FA" w14:textId="4BB966F6" w:rsidR="00DE1E37" w:rsidRPr="0074500C" w:rsidRDefault="00DE1E37" w:rsidP="0074500C">
      <w:pPr>
        <w:pStyle w:val="TF-LEGENDA"/>
      </w:pPr>
      <w:bookmarkStart w:id="56" w:name="_Ref138006626"/>
      <w:r w:rsidRPr="0074500C">
        <w:t xml:space="preserve">Figura </w:t>
      </w:r>
      <w:fldSimple w:instr=" SEQ Figura \* ARABIC ">
        <w:r w:rsidR="00D178FD">
          <w:rPr>
            <w:noProof/>
          </w:rPr>
          <w:t>7</w:t>
        </w:r>
      </w:fldSimple>
      <w:bookmarkEnd w:id="56"/>
      <w:r w:rsidRPr="0074500C">
        <w:t xml:space="preserve"> - Diagrama de classes</w:t>
      </w:r>
    </w:p>
    <w:p w14:paraId="227645BF" w14:textId="775652DF" w:rsidR="00CD7E6E" w:rsidRDefault="00CD7E6E" w:rsidP="00CD7E6E">
      <w:pPr>
        <w:pStyle w:val="TF-FIGURA"/>
      </w:pPr>
      <w:r w:rsidRPr="00CD7E6E">
        <w:rPr>
          <w:noProof/>
        </w:rPr>
        <w:drawing>
          <wp:inline distT="0" distB="0" distL="0" distR="0" wp14:anchorId="4CB8B91D" wp14:editId="253F8508">
            <wp:extent cx="6096000" cy="3492726"/>
            <wp:effectExtent l="0" t="0" r="0" b="0"/>
            <wp:docPr id="8807997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8006" t="31325" r="3635" b="13253"/>
                    <a:stretch/>
                  </pic:blipFill>
                  <pic:spPr bwMode="auto">
                    <a:xfrm>
                      <a:off x="0" y="0"/>
                      <a:ext cx="6096000" cy="3492726"/>
                    </a:xfrm>
                    <a:prstGeom prst="rect">
                      <a:avLst/>
                    </a:prstGeom>
                    <a:noFill/>
                    <a:ln>
                      <a:noFill/>
                    </a:ln>
                    <a:extLst>
                      <a:ext uri="{53640926-AAD7-44D8-BBD7-CCE9431645EC}">
                        <a14:shadowObscured xmlns:a14="http://schemas.microsoft.com/office/drawing/2010/main"/>
                      </a:ext>
                    </a:extLst>
                  </pic:spPr>
                </pic:pic>
              </a:graphicData>
            </a:graphic>
          </wp:inline>
        </w:drawing>
      </w:r>
    </w:p>
    <w:p w14:paraId="63C16380" w14:textId="32739E03" w:rsidR="0018236B" w:rsidRDefault="0018236B" w:rsidP="0018236B">
      <w:pPr>
        <w:pStyle w:val="TF-FONTE"/>
      </w:pPr>
      <w:r>
        <w:t>Fonte: elaborado pelo autor.</w:t>
      </w:r>
    </w:p>
    <w:p w14:paraId="42191ACC" w14:textId="65359BD6" w:rsidR="00CC0E2F" w:rsidRDefault="00CC0E2F" w:rsidP="00CC0E2F">
      <w:pPr>
        <w:pStyle w:val="TF-TEXTO"/>
      </w:pPr>
      <w:r w:rsidRPr="00402830">
        <w:t xml:space="preserve">O </w:t>
      </w:r>
      <w:r w:rsidR="0037089C" w:rsidRPr="0085058F">
        <w:rPr>
          <w:i/>
          <w:iCs/>
        </w:rPr>
        <w:t>script</w:t>
      </w:r>
      <w:r w:rsidR="0037089C">
        <w:rPr>
          <w:i/>
          <w:iCs/>
        </w:rPr>
        <w:t xml:space="preserve"> </w:t>
      </w:r>
      <w:r w:rsidRPr="00C23DA8">
        <w:rPr>
          <w:rFonts w:ascii="Courier" w:hAnsi="Courier"/>
          <w:sz w:val="18"/>
        </w:rPr>
        <w:t>Objeto</w:t>
      </w:r>
      <w:r>
        <w:rPr>
          <w:b/>
          <w:bCs/>
        </w:rPr>
        <w:t xml:space="preserve"> </w:t>
      </w:r>
      <w:r>
        <w:t>está ligado a</w:t>
      </w:r>
      <w:r w:rsidR="00216F02">
        <w:t>o</w:t>
      </w:r>
      <w:r>
        <w:t xml:space="preserve">s </w:t>
      </w:r>
      <w:proofErr w:type="spellStart"/>
      <w:r w:rsidRPr="00C23DA8">
        <w:rPr>
          <w:rFonts w:ascii="Courier" w:hAnsi="Courier"/>
          <w:sz w:val="18"/>
        </w:rPr>
        <w:t>prefabs</w:t>
      </w:r>
      <w:proofErr w:type="spellEnd"/>
      <w:r>
        <w:t xml:space="preserve"> dos modelos 3D dos símbolos religiosos, </w:t>
      </w:r>
      <w:r w:rsidR="00863CFD">
        <w:t xml:space="preserve">define a </w:t>
      </w:r>
      <w:proofErr w:type="spellStart"/>
      <w:r w:rsidRPr="00C23DA8">
        <w:rPr>
          <w:rFonts w:ascii="Courier" w:hAnsi="Courier"/>
          <w:sz w:val="18"/>
        </w:rPr>
        <w:t>tag</w:t>
      </w:r>
      <w:proofErr w:type="spellEnd"/>
      <w:r w:rsidRPr="00C23DA8">
        <w:rPr>
          <w:rFonts w:ascii="Courier" w:hAnsi="Courier"/>
          <w:sz w:val="18"/>
        </w:rPr>
        <w:t xml:space="preserve"> </w:t>
      </w:r>
      <w:r w:rsidRPr="0012527A">
        <w:rPr>
          <w:rStyle w:val="TF-COURIER9"/>
        </w:rPr>
        <w:t>objeto</w:t>
      </w:r>
      <w:r w:rsidR="00863CFD">
        <w:t xml:space="preserve"> para os modelos 3D e </w:t>
      </w:r>
      <w:r>
        <w:t xml:space="preserve">contém as principais informações dos </w:t>
      </w:r>
      <w:r w:rsidR="00253C8E">
        <w:t>seus respectivos modelos.</w:t>
      </w:r>
      <w:r>
        <w:t xml:space="preserve"> As informações armazenadas pelo </w:t>
      </w:r>
      <w:r w:rsidRPr="0012527A">
        <w:rPr>
          <w:i/>
          <w:iCs/>
        </w:rPr>
        <w:t>script</w:t>
      </w:r>
      <w:r>
        <w:t xml:space="preserve"> são</w:t>
      </w:r>
      <w:r w:rsidR="00863CFD">
        <w:t>:</w:t>
      </w:r>
      <w:r>
        <w:t xml:space="preserve"> </w:t>
      </w:r>
      <w:proofErr w:type="spellStart"/>
      <w:r w:rsidRPr="00C23DA8">
        <w:rPr>
          <w:rFonts w:ascii="Courier" w:hAnsi="Courier"/>
          <w:sz w:val="18"/>
        </w:rPr>
        <w:t>enum</w:t>
      </w:r>
      <w:proofErr w:type="spellEnd"/>
      <w:r>
        <w:t xml:space="preserve"> </w:t>
      </w:r>
      <w:r w:rsidRPr="00C23DA8">
        <w:rPr>
          <w:rFonts w:ascii="Courier" w:hAnsi="Courier"/>
          <w:sz w:val="18"/>
        </w:rPr>
        <w:t>RELIGION</w:t>
      </w:r>
      <w:r>
        <w:t xml:space="preserve"> </w:t>
      </w:r>
      <w:r w:rsidR="00863CFD">
        <w:t>(</w:t>
      </w:r>
      <w:r>
        <w:t>indica</w:t>
      </w:r>
      <w:r w:rsidR="006F019D">
        <w:t xml:space="preserve"> a</w:t>
      </w:r>
      <w:r>
        <w:t xml:space="preserve"> qual religião pertencente </w:t>
      </w:r>
      <w:proofErr w:type="spellStart"/>
      <w:r>
        <w:t>o</w:t>
      </w:r>
      <w:proofErr w:type="spellEnd"/>
      <w:r>
        <w:t xml:space="preserve"> objeto</w:t>
      </w:r>
      <w:r w:rsidR="00863CFD">
        <w:t>)</w:t>
      </w:r>
      <w:r>
        <w:t xml:space="preserve">, </w:t>
      </w:r>
      <w:proofErr w:type="spellStart"/>
      <w:r w:rsidRPr="00C23DA8">
        <w:rPr>
          <w:rFonts w:ascii="Courier" w:hAnsi="Courier"/>
          <w:sz w:val="18"/>
        </w:rPr>
        <w:t>string</w:t>
      </w:r>
      <w:proofErr w:type="spellEnd"/>
      <w:r w:rsidRPr="00C23DA8">
        <w:rPr>
          <w:rFonts w:ascii="Courier" w:hAnsi="Courier"/>
          <w:sz w:val="18"/>
        </w:rPr>
        <w:t xml:space="preserve"> nome</w:t>
      </w:r>
      <w:r>
        <w:t xml:space="preserve"> </w:t>
      </w:r>
      <w:r w:rsidR="005E1177">
        <w:t>(</w:t>
      </w:r>
      <w:r>
        <w:t>nome do objeto</w:t>
      </w:r>
      <w:r w:rsidR="005E1177">
        <w:t>)</w:t>
      </w:r>
      <w:r>
        <w:t xml:space="preserve">, </w:t>
      </w:r>
      <w:proofErr w:type="spellStart"/>
      <w:r w:rsidRPr="00C23DA8">
        <w:rPr>
          <w:rFonts w:ascii="Courier" w:hAnsi="Courier"/>
          <w:sz w:val="18"/>
        </w:rPr>
        <w:t>string</w:t>
      </w:r>
      <w:proofErr w:type="spellEnd"/>
      <w:r>
        <w:t xml:space="preserve"> </w:t>
      </w:r>
      <w:proofErr w:type="spellStart"/>
      <w:r w:rsidRPr="00C23DA8">
        <w:rPr>
          <w:rFonts w:ascii="Courier" w:hAnsi="Courier"/>
          <w:sz w:val="18"/>
        </w:rPr>
        <w:t>informacao</w:t>
      </w:r>
      <w:proofErr w:type="spellEnd"/>
      <w:r>
        <w:rPr>
          <w:b/>
          <w:bCs/>
        </w:rPr>
        <w:t xml:space="preserve"> </w:t>
      </w:r>
      <w:r w:rsidR="005E1177">
        <w:t>(</w:t>
      </w:r>
      <w:r>
        <w:t xml:space="preserve">informação para auxiliar no </w:t>
      </w:r>
      <w:r w:rsidR="005E1177" w:rsidRPr="0012527A">
        <w:rPr>
          <w:rStyle w:val="TF-COURIER9"/>
        </w:rPr>
        <w:t>Jogo Quiz</w:t>
      </w:r>
      <w:r w:rsidR="005E1177">
        <w:t>)</w:t>
      </w:r>
      <w:r>
        <w:t xml:space="preserve">, </w:t>
      </w:r>
      <w:proofErr w:type="spellStart"/>
      <w:r w:rsidRPr="00C23DA8">
        <w:rPr>
          <w:rFonts w:ascii="Courier" w:hAnsi="Courier"/>
          <w:sz w:val="18"/>
        </w:rPr>
        <w:t>string</w:t>
      </w:r>
      <w:proofErr w:type="spellEnd"/>
      <w:r w:rsidRPr="00C23DA8">
        <w:rPr>
          <w:rFonts w:ascii="Courier" w:hAnsi="Courier"/>
          <w:sz w:val="18"/>
        </w:rPr>
        <w:t xml:space="preserve"> pergunta</w:t>
      </w:r>
      <w:r>
        <w:t xml:space="preserve"> </w:t>
      </w:r>
      <w:r w:rsidR="005E1177">
        <w:t>(</w:t>
      </w:r>
      <w:r>
        <w:t xml:space="preserve">pergunta que objeto apresentará no </w:t>
      </w:r>
      <w:r w:rsidR="005E1177" w:rsidRPr="0012527A">
        <w:rPr>
          <w:rStyle w:val="TF-COURIER9"/>
        </w:rPr>
        <w:t>Jogo Quiz</w:t>
      </w:r>
      <w:r w:rsidR="005E1177">
        <w:t>)</w:t>
      </w:r>
      <w:r>
        <w:t xml:space="preserve">, </w:t>
      </w:r>
      <w:proofErr w:type="spellStart"/>
      <w:r w:rsidRPr="00C23DA8">
        <w:rPr>
          <w:rFonts w:ascii="Courier" w:hAnsi="Courier"/>
          <w:sz w:val="18"/>
        </w:rPr>
        <w:t>string</w:t>
      </w:r>
      <w:proofErr w:type="spellEnd"/>
      <w:r w:rsidRPr="000F148A">
        <w:rPr>
          <w:b/>
          <w:bCs/>
        </w:rPr>
        <w:t xml:space="preserve"> </w:t>
      </w:r>
      <w:r w:rsidRPr="00C23DA8">
        <w:rPr>
          <w:rFonts w:ascii="Courier" w:hAnsi="Courier"/>
          <w:sz w:val="18"/>
        </w:rPr>
        <w:t>resposta</w:t>
      </w:r>
      <w:r>
        <w:rPr>
          <w:b/>
          <w:bCs/>
        </w:rPr>
        <w:t xml:space="preserve"> </w:t>
      </w:r>
      <w:r w:rsidR="005E1177">
        <w:t>(</w:t>
      </w:r>
      <w:r>
        <w:t xml:space="preserve">resposta correta do </w:t>
      </w:r>
      <w:r w:rsidR="005E1177" w:rsidRPr="0012527A">
        <w:rPr>
          <w:rStyle w:val="TF-COURIER9"/>
        </w:rPr>
        <w:t>Jogo Quiz</w:t>
      </w:r>
      <w:r w:rsidR="005E1177">
        <w:t xml:space="preserve">), </w:t>
      </w:r>
      <w:r>
        <w:t xml:space="preserve">e o vetor de </w:t>
      </w:r>
      <w:proofErr w:type="spellStart"/>
      <w:r w:rsidRPr="00C23DA8">
        <w:rPr>
          <w:rFonts w:ascii="Courier" w:hAnsi="Courier"/>
          <w:sz w:val="18"/>
        </w:rPr>
        <w:t>strings</w:t>
      </w:r>
      <w:proofErr w:type="spellEnd"/>
      <w:r w:rsidRPr="00C23DA8">
        <w:rPr>
          <w:rFonts w:ascii="Courier" w:hAnsi="Courier"/>
          <w:sz w:val="18"/>
        </w:rPr>
        <w:t xml:space="preserve"> respostas</w:t>
      </w:r>
      <w:r>
        <w:t xml:space="preserve"> </w:t>
      </w:r>
      <w:r w:rsidR="005E1177">
        <w:t>(</w:t>
      </w:r>
      <w:r>
        <w:t xml:space="preserve">possíveis respostas para o </w:t>
      </w:r>
      <w:r w:rsidR="005E1177" w:rsidRPr="0012527A">
        <w:rPr>
          <w:rStyle w:val="TF-COURIER9"/>
        </w:rPr>
        <w:t>Jogo Quiz</w:t>
      </w:r>
      <w:r w:rsidR="005E1177">
        <w:t>)</w:t>
      </w:r>
      <w:r>
        <w:t>.</w:t>
      </w:r>
    </w:p>
    <w:p w14:paraId="348226E5" w14:textId="7683ADAD" w:rsidR="007E4163" w:rsidRPr="0043159A" w:rsidRDefault="00CC0E2F" w:rsidP="00C92D02">
      <w:pPr>
        <w:pStyle w:val="TF-TEXTO"/>
        <w:rPr>
          <w:color w:val="000000" w:themeColor="text1"/>
        </w:rPr>
      </w:pPr>
      <w:r w:rsidRPr="00F138A3">
        <w:t xml:space="preserve">O </w:t>
      </w:r>
      <w:r w:rsidR="0037089C" w:rsidRPr="00F138A3">
        <w:rPr>
          <w:i/>
          <w:iCs/>
        </w:rPr>
        <w:t>script</w:t>
      </w:r>
      <w:r w:rsidR="00E0227A" w:rsidRPr="00F138A3">
        <w:rPr>
          <w:rFonts w:ascii="Courier" w:hAnsi="Courier"/>
        </w:rPr>
        <w:t xml:space="preserve"> </w:t>
      </w:r>
      <w:r w:rsidRPr="0043159A">
        <w:rPr>
          <w:rFonts w:ascii="Courier" w:hAnsi="Courier"/>
          <w:color w:val="000000" w:themeColor="text1"/>
          <w:sz w:val="18"/>
        </w:rPr>
        <w:t>BUTTON</w:t>
      </w:r>
      <w:r w:rsidRPr="0043159A">
        <w:rPr>
          <w:b/>
          <w:bCs/>
          <w:color w:val="000000" w:themeColor="text1"/>
        </w:rPr>
        <w:t xml:space="preserve"> </w:t>
      </w:r>
      <w:r w:rsidR="007E4163" w:rsidRPr="0043159A">
        <w:rPr>
          <w:color w:val="000000" w:themeColor="text1"/>
        </w:rPr>
        <w:t xml:space="preserve">está relacionado aos botões virtuais do </w:t>
      </w:r>
      <w:r w:rsidR="00DF29DA" w:rsidRPr="0043159A">
        <w:rPr>
          <w:color w:val="000000" w:themeColor="text1"/>
        </w:rPr>
        <w:t xml:space="preserve">Vuforia e </w:t>
      </w:r>
      <w:r w:rsidR="006F019D">
        <w:rPr>
          <w:color w:val="000000" w:themeColor="text1"/>
        </w:rPr>
        <w:t>à</w:t>
      </w:r>
      <w:r w:rsidR="00DF29DA" w:rsidRPr="0043159A">
        <w:rPr>
          <w:color w:val="000000" w:themeColor="text1"/>
        </w:rPr>
        <w:t xml:space="preserve"> parte visual desses componentes. As </w:t>
      </w:r>
      <w:r w:rsidR="005E1177" w:rsidRPr="0043159A">
        <w:rPr>
          <w:color w:val="000000" w:themeColor="text1"/>
        </w:rPr>
        <w:t xml:space="preserve">três </w:t>
      </w:r>
      <w:r w:rsidR="00DF29DA" w:rsidRPr="0043159A">
        <w:rPr>
          <w:color w:val="000000" w:themeColor="text1"/>
        </w:rPr>
        <w:t xml:space="preserve">variáveis que contêm as </w:t>
      </w:r>
      <w:r w:rsidR="00DF29DA" w:rsidRPr="0043159A">
        <w:rPr>
          <w:rStyle w:val="TF-COURIER10"/>
          <w:color w:val="000000" w:themeColor="text1"/>
        </w:rPr>
        <w:t>sprites</w:t>
      </w:r>
      <w:r w:rsidR="00DF29DA" w:rsidRPr="0043159A">
        <w:rPr>
          <w:color w:val="000000" w:themeColor="text1"/>
        </w:rPr>
        <w:t xml:space="preserve"> do botão são</w:t>
      </w:r>
      <w:r w:rsidR="005E1177" w:rsidRPr="0043159A">
        <w:rPr>
          <w:color w:val="000000" w:themeColor="text1"/>
        </w:rPr>
        <w:t>:</w:t>
      </w:r>
      <w:r w:rsidR="00DF29DA" w:rsidRPr="0043159A">
        <w:rPr>
          <w:color w:val="000000" w:themeColor="text1"/>
        </w:rPr>
        <w:t xml:space="preserve"> </w:t>
      </w:r>
      <w:r w:rsidR="00DF29DA" w:rsidRPr="0043159A">
        <w:rPr>
          <w:rStyle w:val="TF-COURIER10"/>
          <w:color w:val="000000" w:themeColor="text1"/>
        </w:rPr>
        <w:t>sp1</w:t>
      </w:r>
      <w:r w:rsidR="00DF29DA" w:rsidRPr="0043159A">
        <w:rPr>
          <w:color w:val="000000" w:themeColor="text1"/>
        </w:rPr>
        <w:t xml:space="preserve"> </w:t>
      </w:r>
      <w:r w:rsidR="005E1177" w:rsidRPr="0043159A">
        <w:rPr>
          <w:color w:val="000000" w:themeColor="text1"/>
        </w:rPr>
        <w:t xml:space="preserve">(botão normal), </w:t>
      </w:r>
      <w:r w:rsidR="00DF29DA" w:rsidRPr="0043159A">
        <w:rPr>
          <w:rStyle w:val="TF-COURIER10"/>
          <w:color w:val="000000" w:themeColor="text1"/>
        </w:rPr>
        <w:t>sp2</w:t>
      </w:r>
      <w:r w:rsidR="00DF29DA" w:rsidRPr="0043159A">
        <w:rPr>
          <w:color w:val="000000" w:themeColor="text1"/>
        </w:rPr>
        <w:t xml:space="preserve"> </w:t>
      </w:r>
      <w:r w:rsidR="005E1177" w:rsidRPr="0043159A">
        <w:rPr>
          <w:color w:val="000000" w:themeColor="text1"/>
        </w:rPr>
        <w:t>(</w:t>
      </w:r>
      <w:r w:rsidR="00DF29DA" w:rsidRPr="0043159A">
        <w:rPr>
          <w:color w:val="000000" w:themeColor="text1"/>
        </w:rPr>
        <w:t>botão está sendo apertado</w:t>
      </w:r>
      <w:r w:rsidR="005E1177" w:rsidRPr="0043159A">
        <w:rPr>
          <w:color w:val="000000" w:themeColor="text1"/>
        </w:rPr>
        <w:t xml:space="preserve">), </w:t>
      </w:r>
      <w:proofErr w:type="spellStart"/>
      <w:r w:rsidR="00DF29DA" w:rsidRPr="0043159A">
        <w:rPr>
          <w:rStyle w:val="TF-COURIER10"/>
          <w:color w:val="000000" w:themeColor="text1"/>
        </w:rPr>
        <w:t>spritePadrao</w:t>
      </w:r>
      <w:proofErr w:type="spellEnd"/>
      <w:r w:rsidR="00DF29DA" w:rsidRPr="0043159A">
        <w:rPr>
          <w:color w:val="000000" w:themeColor="text1"/>
        </w:rPr>
        <w:t xml:space="preserve"> </w:t>
      </w:r>
      <w:r w:rsidR="005E1177" w:rsidRPr="0043159A">
        <w:rPr>
          <w:color w:val="000000" w:themeColor="text1"/>
        </w:rPr>
        <w:t>(</w:t>
      </w:r>
      <w:r w:rsidR="00DF29DA" w:rsidRPr="0043159A">
        <w:rPr>
          <w:color w:val="000000" w:themeColor="text1"/>
        </w:rPr>
        <w:t xml:space="preserve">ponteiro do objeto no qual a </w:t>
      </w:r>
      <w:r w:rsidR="00DF29DA" w:rsidRPr="009C4E38">
        <w:rPr>
          <w:i/>
          <w:iCs/>
          <w:color w:val="000000" w:themeColor="text1"/>
        </w:rPr>
        <w:t>sprite</w:t>
      </w:r>
      <w:r w:rsidR="00DF29DA" w:rsidRPr="0043159A">
        <w:rPr>
          <w:color w:val="000000" w:themeColor="text1"/>
        </w:rPr>
        <w:t xml:space="preserve"> vai ser aplicada</w:t>
      </w:r>
      <w:r w:rsidR="005E1177" w:rsidRPr="0043159A">
        <w:rPr>
          <w:color w:val="000000" w:themeColor="text1"/>
        </w:rPr>
        <w:t>)</w:t>
      </w:r>
      <w:r w:rsidR="00DF29DA" w:rsidRPr="0043159A">
        <w:rPr>
          <w:color w:val="000000" w:themeColor="text1"/>
        </w:rPr>
        <w:t xml:space="preserve">. O </w:t>
      </w:r>
      <w:r w:rsidR="00DF29DA" w:rsidRPr="0012527A">
        <w:rPr>
          <w:rStyle w:val="TF-COURIER9"/>
          <w:color w:val="000000" w:themeColor="text1"/>
        </w:rPr>
        <w:t>script</w:t>
      </w:r>
      <w:r w:rsidR="00DF29DA" w:rsidRPr="0043159A">
        <w:rPr>
          <w:i/>
          <w:iCs/>
          <w:color w:val="000000" w:themeColor="text1"/>
        </w:rPr>
        <w:t xml:space="preserve"> </w:t>
      </w:r>
      <w:r w:rsidR="00DF29DA" w:rsidRPr="0043159A">
        <w:rPr>
          <w:rFonts w:ascii="Courier" w:hAnsi="Courier"/>
          <w:color w:val="000000" w:themeColor="text1"/>
          <w:sz w:val="18"/>
        </w:rPr>
        <w:t>BUTTON</w:t>
      </w:r>
      <w:r w:rsidR="00DF29DA" w:rsidRPr="0043159A">
        <w:rPr>
          <w:b/>
          <w:bCs/>
          <w:color w:val="000000" w:themeColor="text1"/>
        </w:rPr>
        <w:t xml:space="preserve"> </w:t>
      </w:r>
      <w:r w:rsidR="00DF29DA" w:rsidRPr="0043159A">
        <w:rPr>
          <w:color w:val="000000" w:themeColor="text1"/>
        </w:rPr>
        <w:t>também contém a</w:t>
      </w:r>
      <w:r w:rsidR="005E1177" w:rsidRPr="0043159A">
        <w:rPr>
          <w:color w:val="000000" w:themeColor="text1"/>
        </w:rPr>
        <w:t>s</w:t>
      </w:r>
      <w:r w:rsidR="00DF29DA" w:rsidRPr="0043159A">
        <w:rPr>
          <w:color w:val="000000" w:themeColor="text1"/>
        </w:rPr>
        <w:t xml:space="preserve"> </w:t>
      </w:r>
      <w:r w:rsidR="005E1177" w:rsidRPr="0043159A">
        <w:rPr>
          <w:color w:val="000000" w:themeColor="text1"/>
        </w:rPr>
        <w:t xml:space="preserve">variáveis: </w:t>
      </w:r>
      <w:r w:rsidR="0043159A" w:rsidRPr="0043159A">
        <w:rPr>
          <w:rStyle w:val="TF-COURIER9"/>
          <w:color w:val="000000" w:themeColor="text1"/>
        </w:rPr>
        <w:t xml:space="preserve">ALTERNATIVA </w:t>
      </w:r>
      <w:r w:rsidR="005E1177" w:rsidRPr="0043159A">
        <w:rPr>
          <w:color w:val="000000" w:themeColor="text1"/>
        </w:rPr>
        <w:t>(</w:t>
      </w:r>
      <w:r w:rsidR="00DF29DA" w:rsidRPr="0043159A">
        <w:rPr>
          <w:color w:val="000000" w:themeColor="text1"/>
        </w:rPr>
        <w:t xml:space="preserve">guarda o texto de uma </w:t>
      </w:r>
      <w:r w:rsidR="0043159A" w:rsidRPr="0043159A">
        <w:rPr>
          <w:color w:val="000000" w:themeColor="text1"/>
        </w:rPr>
        <w:t>alternativa</w:t>
      </w:r>
      <w:r w:rsidR="00DF29DA" w:rsidRPr="0043159A">
        <w:rPr>
          <w:color w:val="000000" w:themeColor="text1"/>
        </w:rPr>
        <w:t xml:space="preserve"> no </w:t>
      </w:r>
      <w:r w:rsidR="005E1177" w:rsidRPr="0012527A">
        <w:rPr>
          <w:rStyle w:val="TF-COURIER9"/>
          <w:color w:val="000000" w:themeColor="text1"/>
        </w:rPr>
        <w:t xml:space="preserve">Jogo </w:t>
      </w:r>
      <w:r w:rsidR="005E1177" w:rsidRPr="0043159A">
        <w:rPr>
          <w:rStyle w:val="TF-COURIER9"/>
          <w:color w:val="000000" w:themeColor="text1"/>
        </w:rPr>
        <w:t>Qui</w:t>
      </w:r>
      <w:r w:rsidR="006F019D">
        <w:rPr>
          <w:rStyle w:val="TF-COURIER9"/>
          <w:color w:val="000000" w:themeColor="text1"/>
        </w:rPr>
        <w:t>z</w:t>
      </w:r>
      <w:r w:rsidR="005E1177" w:rsidRPr="0043159A">
        <w:rPr>
          <w:rStyle w:val="TF-COURIER9"/>
          <w:color w:val="000000" w:themeColor="text1"/>
        </w:rPr>
        <w:t>)</w:t>
      </w:r>
      <w:r w:rsidR="00DF29DA" w:rsidRPr="0043159A">
        <w:rPr>
          <w:color w:val="000000" w:themeColor="text1"/>
        </w:rPr>
        <w:t xml:space="preserve">, </w:t>
      </w:r>
      <w:proofErr w:type="spellStart"/>
      <w:r w:rsidR="00DF29DA" w:rsidRPr="0043159A">
        <w:rPr>
          <w:rFonts w:ascii="Courier" w:hAnsi="Courier"/>
          <w:color w:val="000000" w:themeColor="text1"/>
        </w:rPr>
        <w:t>obj</w:t>
      </w:r>
      <w:proofErr w:type="spellEnd"/>
      <w:r w:rsidR="00DF29DA" w:rsidRPr="0043159A">
        <w:rPr>
          <w:rStyle w:val="TF-COURIER9"/>
          <w:color w:val="000000" w:themeColor="text1"/>
        </w:rPr>
        <w:t xml:space="preserve"> </w:t>
      </w:r>
      <w:r w:rsidR="005E1177" w:rsidRPr="0043159A">
        <w:rPr>
          <w:rStyle w:val="TF-COURIER9"/>
          <w:color w:val="000000" w:themeColor="text1"/>
        </w:rPr>
        <w:t>(</w:t>
      </w:r>
      <w:r w:rsidR="00DF29DA" w:rsidRPr="0043159A">
        <w:rPr>
          <w:color w:val="000000" w:themeColor="text1"/>
        </w:rPr>
        <w:t xml:space="preserve">guardar um </w:t>
      </w:r>
      <w:proofErr w:type="spellStart"/>
      <w:r w:rsidR="00DF29DA" w:rsidRPr="0043159A">
        <w:rPr>
          <w:rFonts w:ascii="Courier" w:hAnsi="Courier"/>
          <w:color w:val="000000" w:themeColor="text1"/>
          <w:sz w:val="18"/>
        </w:rPr>
        <w:t>obj</w:t>
      </w:r>
      <w:proofErr w:type="spellEnd"/>
      <w:r w:rsidR="00DF29DA" w:rsidRPr="0043159A">
        <w:rPr>
          <w:color w:val="000000" w:themeColor="text1"/>
        </w:rPr>
        <w:t xml:space="preserve"> no </w:t>
      </w:r>
      <w:r w:rsidR="005E1177" w:rsidRPr="0012527A">
        <w:rPr>
          <w:rStyle w:val="TF-COURIER9"/>
          <w:color w:val="000000" w:themeColor="text1"/>
        </w:rPr>
        <w:t>Jogo Qual Religião</w:t>
      </w:r>
      <w:r w:rsidR="005E1177" w:rsidRPr="0043159A">
        <w:rPr>
          <w:color w:val="000000" w:themeColor="text1"/>
        </w:rPr>
        <w:t>)</w:t>
      </w:r>
      <w:r w:rsidR="00DF29DA" w:rsidRPr="0043159A">
        <w:rPr>
          <w:color w:val="000000" w:themeColor="text1"/>
        </w:rPr>
        <w:t xml:space="preserve">, </w:t>
      </w:r>
      <w:r w:rsidR="00850E65" w:rsidRPr="0043159A">
        <w:rPr>
          <w:color w:val="000000" w:themeColor="text1"/>
        </w:rPr>
        <w:t xml:space="preserve">e </w:t>
      </w:r>
      <w:proofErr w:type="spellStart"/>
      <w:r w:rsidR="001834BE" w:rsidRPr="0012527A">
        <w:rPr>
          <w:rStyle w:val="TF-COURIER9"/>
          <w:color w:val="000000" w:themeColor="text1"/>
        </w:rPr>
        <w:t>enum</w:t>
      </w:r>
      <w:proofErr w:type="spellEnd"/>
      <w:r w:rsidR="00850E65" w:rsidRPr="0043159A">
        <w:rPr>
          <w:color w:val="000000" w:themeColor="text1"/>
        </w:rPr>
        <w:t xml:space="preserve"> </w:t>
      </w:r>
      <w:r w:rsidR="00850E65" w:rsidRPr="0043159A">
        <w:rPr>
          <w:rFonts w:ascii="Courier" w:hAnsi="Courier"/>
          <w:color w:val="000000" w:themeColor="text1"/>
          <w:sz w:val="18"/>
        </w:rPr>
        <w:t xml:space="preserve">RELIGION </w:t>
      </w:r>
      <w:r w:rsidR="001834BE" w:rsidRPr="0043159A">
        <w:rPr>
          <w:color w:val="000000" w:themeColor="text1"/>
        </w:rPr>
        <w:t>chamada</w:t>
      </w:r>
      <w:r w:rsidR="001834BE" w:rsidRPr="0043159A">
        <w:rPr>
          <w:rFonts w:ascii="Courier" w:hAnsi="Courier"/>
          <w:color w:val="000000" w:themeColor="text1"/>
          <w:sz w:val="18"/>
        </w:rPr>
        <w:t xml:space="preserve"> </w:t>
      </w:r>
      <w:proofErr w:type="spellStart"/>
      <w:r w:rsidR="00850E65" w:rsidRPr="0043159A">
        <w:rPr>
          <w:rFonts w:ascii="Courier" w:hAnsi="Courier"/>
          <w:color w:val="000000" w:themeColor="text1"/>
          <w:sz w:val="18"/>
        </w:rPr>
        <w:t>type</w:t>
      </w:r>
      <w:proofErr w:type="spellEnd"/>
      <w:r w:rsidR="00850E65" w:rsidRPr="0043159A">
        <w:rPr>
          <w:color w:val="000000" w:themeColor="text1"/>
        </w:rPr>
        <w:t xml:space="preserve"> </w:t>
      </w:r>
      <w:r w:rsidR="005E1177" w:rsidRPr="0043159A">
        <w:rPr>
          <w:color w:val="000000" w:themeColor="text1"/>
        </w:rPr>
        <w:t>(</w:t>
      </w:r>
      <w:r w:rsidR="00850E65" w:rsidRPr="0043159A">
        <w:rPr>
          <w:color w:val="000000" w:themeColor="text1"/>
        </w:rPr>
        <w:t>guarda qual a religião na área que está o botão</w:t>
      </w:r>
      <w:r w:rsidR="005E1177" w:rsidRPr="0043159A">
        <w:rPr>
          <w:color w:val="000000" w:themeColor="text1"/>
        </w:rPr>
        <w:t>)</w:t>
      </w:r>
      <w:r w:rsidR="00850E65" w:rsidRPr="0043159A">
        <w:rPr>
          <w:color w:val="000000" w:themeColor="text1"/>
        </w:rPr>
        <w:t>.</w:t>
      </w:r>
      <w:r w:rsidR="000F423B" w:rsidRPr="0043159A">
        <w:rPr>
          <w:color w:val="000000" w:themeColor="text1"/>
        </w:rPr>
        <w:t xml:space="preserve"> </w:t>
      </w:r>
    </w:p>
    <w:p w14:paraId="4B8684DD" w14:textId="5AF24297" w:rsidR="00BE287F" w:rsidRDefault="00CC0E2F" w:rsidP="0018236B">
      <w:pPr>
        <w:pStyle w:val="TF-TEXTO"/>
      </w:pPr>
      <w:r w:rsidRPr="00402830">
        <w:t xml:space="preserve">O </w:t>
      </w:r>
      <w:r w:rsidRPr="0085058F">
        <w:rPr>
          <w:i/>
          <w:iCs/>
        </w:rPr>
        <w:t>script</w:t>
      </w:r>
      <w:r>
        <w:rPr>
          <w:i/>
          <w:iCs/>
        </w:rPr>
        <w:t xml:space="preserve"> </w:t>
      </w:r>
      <w:r w:rsidRPr="00C23DA8">
        <w:rPr>
          <w:rFonts w:ascii="Courier" w:hAnsi="Courier"/>
          <w:sz w:val="18"/>
        </w:rPr>
        <w:t>Quiz</w:t>
      </w:r>
      <w:r>
        <w:t xml:space="preserve"> está ligado ao marcador </w:t>
      </w:r>
      <w:r w:rsidRPr="00C23DA8">
        <w:rPr>
          <w:rFonts w:ascii="Courier" w:hAnsi="Courier"/>
          <w:sz w:val="18"/>
        </w:rPr>
        <w:t>quiz</w:t>
      </w:r>
      <w:r>
        <w:rPr>
          <w:b/>
          <w:bCs/>
        </w:rPr>
        <w:t xml:space="preserve"> </w:t>
      </w:r>
      <w:r>
        <w:t xml:space="preserve">e controla as interações com o </w:t>
      </w:r>
      <w:r w:rsidR="0037089C" w:rsidRPr="0012527A">
        <w:rPr>
          <w:rStyle w:val="TF-COURIER9"/>
        </w:rPr>
        <w:t>Jogo Quiz</w:t>
      </w:r>
      <w:r w:rsidR="0037089C">
        <w:t xml:space="preserve"> </w:t>
      </w:r>
      <w:r>
        <w:t xml:space="preserve">e seus botões virtuais. Quando o </w:t>
      </w:r>
      <w:proofErr w:type="spellStart"/>
      <w:r w:rsidRPr="0012527A">
        <w:rPr>
          <w:rStyle w:val="TF-COURIER9"/>
        </w:rPr>
        <w:t>gameobject</w:t>
      </w:r>
      <w:proofErr w:type="spellEnd"/>
      <w:r>
        <w:t xml:space="preserve"> com esse </w:t>
      </w:r>
      <w:r w:rsidR="00AC4B14" w:rsidRPr="0085058F">
        <w:rPr>
          <w:i/>
          <w:iCs/>
        </w:rPr>
        <w:t>script</w:t>
      </w:r>
      <w:r w:rsidR="00AC4B14">
        <w:rPr>
          <w:i/>
          <w:iCs/>
        </w:rPr>
        <w:t xml:space="preserve"> </w:t>
      </w:r>
      <w:r>
        <w:t xml:space="preserve">colidir com um </w:t>
      </w:r>
      <w:proofErr w:type="spellStart"/>
      <w:r w:rsidRPr="00C23DA8">
        <w:rPr>
          <w:rFonts w:ascii="Courier" w:hAnsi="Courier"/>
          <w:sz w:val="18"/>
        </w:rPr>
        <w:t>gameobject</w:t>
      </w:r>
      <w:proofErr w:type="spellEnd"/>
      <w:r>
        <w:t xml:space="preserve"> com a </w:t>
      </w:r>
      <w:proofErr w:type="spellStart"/>
      <w:r w:rsidRPr="00C23DA8">
        <w:rPr>
          <w:rFonts w:ascii="Courier" w:hAnsi="Courier"/>
          <w:sz w:val="18"/>
        </w:rPr>
        <w:t>tag</w:t>
      </w:r>
      <w:proofErr w:type="spellEnd"/>
      <w:r>
        <w:t xml:space="preserve"> </w:t>
      </w:r>
      <w:r w:rsidRPr="00BE34EB">
        <w:rPr>
          <w:rStyle w:val="TF-COURIER9"/>
        </w:rPr>
        <w:t>objeto</w:t>
      </w:r>
      <w:r>
        <w:t xml:space="preserve"> o </w:t>
      </w:r>
      <w:r w:rsidR="00AC4B14">
        <w:t>método</w:t>
      </w:r>
      <w:r>
        <w:t xml:space="preserve"> </w:t>
      </w:r>
      <w:proofErr w:type="spellStart"/>
      <w:r w:rsidRPr="00C23DA8">
        <w:rPr>
          <w:rFonts w:ascii="Courier" w:hAnsi="Courier"/>
          <w:sz w:val="18"/>
        </w:rPr>
        <w:t>OnTriggerEnter</w:t>
      </w:r>
      <w:proofErr w:type="spellEnd"/>
      <w:r>
        <w:t xml:space="preserve"> ir</w:t>
      </w:r>
      <w:r w:rsidR="00AC4B14">
        <w:t>á</w:t>
      </w:r>
      <w:r>
        <w:t xml:space="preserve"> atualizar a variáveis: </w:t>
      </w:r>
      <w:proofErr w:type="spellStart"/>
      <w:r w:rsidRPr="00C23DA8">
        <w:rPr>
          <w:rFonts w:ascii="Courier" w:hAnsi="Courier"/>
          <w:sz w:val="18"/>
        </w:rPr>
        <w:t>respostaCorreta</w:t>
      </w:r>
      <w:proofErr w:type="spellEnd"/>
      <w:r>
        <w:t xml:space="preserve">, o texto </w:t>
      </w:r>
      <w:r w:rsidR="00154304">
        <w:t xml:space="preserve">da </w:t>
      </w:r>
      <w:r w:rsidRPr="00C23DA8">
        <w:rPr>
          <w:rFonts w:ascii="Courier" w:hAnsi="Courier"/>
          <w:sz w:val="18"/>
        </w:rPr>
        <w:t>questão</w:t>
      </w:r>
      <w:r>
        <w:t xml:space="preserve">, o texto de cada um dos botões virtuais e o </w:t>
      </w:r>
      <w:r w:rsidR="00154304" w:rsidRPr="00BE34EB">
        <w:t xml:space="preserve">símbolo </w:t>
      </w:r>
      <w:r w:rsidRPr="00BE34EB">
        <w:t>religioso</w:t>
      </w:r>
      <w:r>
        <w:rPr>
          <w:b/>
          <w:bCs/>
        </w:rPr>
        <w:t xml:space="preserve"> </w:t>
      </w:r>
      <w:r w:rsidRPr="00754823">
        <w:t>fica salvo na</w:t>
      </w:r>
      <w:r>
        <w:rPr>
          <w:b/>
          <w:bCs/>
        </w:rPr>
        <w:t xml:space="preserve"> </w:t>
      </w:r>
      <w:r w:rsidRPr="00754823">
        <w:t>variável</w:t>
      </w:r>
      <w:r>
        <w:rPr>
          <w:b/>
          <w:bCs/>
        </w:rPr>
        <w:t xml:space="preserve"> </w:t>
      </w:r>
      <w:r w:rsidRPr="00C23DA8">
        <w:rPr>
          <w:rFonts w:ascii="Courier" w:hAnsi="Courier"/>
          <w:sz w:val="18"/>
        </w:rPr>
        <w:t>atual</w:t>
      </w:r>
      <w:r>
        <w:t>. Quando um dos botões virtuais é pressionado</w:t>
      </w:r>
      <w:r w:rsidR="00154304">
        <w:t xml:space="preserve"> o método </w:t>
      </w:r>
      <w:proofErr w:type="spellStart"/>
      <w:r w:rsidRPr="00C23DA8">
        <w:rPr>
          <w:rFonts w:ascii="Courier" w:hAnsi="Courier"/>
          <w:sz w:val="18"/>
        </w:rPr>
        <w:t>OnButtonPressed</w:t>
      </w:r>
      <w:proofErr w:type="spellEnd"/>
      <w:r>
        <w:t xml:space="preserve"> passa para o método </w:t>
      </w:r>
      <w:r w:rsidRPr="00BE34EB">
        <w:rPr>
          <w:rStyle w:val="TF-COURIER9"/>
        </w:rPr>
        <w:t>verifica</w:t>
      </w:r>
      <w:r w:rsidR="000C7E34">
        <w:rPr>
          <w:rStyle w:val="TF-COURIER9"/>
        </w:rPr>
        <w:t xml:space="preserve"> </w:t>
      </w:r>
      <w:r w:rsidR="000C7E34">
        <w:t xml:space="preserve">a </w:t>
      </w:r>
      <w:r w:rsidR="009C6F70">
        <w:t>resposta (</w:t>
      </w:r>
      <w:r w:rsidR="0043159A">
        <w:t xml:space="preserve">variável </w:t>
      </w:r>
      <w:r w:rsidR="0043159A" w:rsidRPr="0043159A">
        <w:rPr>
          <w:rStyle w:val="TF-COURIER9"/>
          <w:color w:val="000000" w:themeColor="text1"/>
        </w:rPr>
        <w:t>ALTERNATIVA</w:t>
      </w:r>
      <w:r w:rsidR="0043159A">
        <w:rPr>
          <w:rStyle w:val="TF-COURIER9"/>
          <w:color w:val="000000" w:themeColor="text1"/>
        </w:rPr>
        <w:t>)</w:t>
      </w:r>
      <w:r w:rsidR="000C7E34">
        <w:t xml:space="preserve"> do </w:t>
      </w:r>
      <w:r w:rsidR="000C7E34" w:rsidRPr="0085058F">
        <w:rPr>
          <w:i/>
          <w:iCs/>
        </w:rPr>
        <w:t>script</w:t>
      </w:r>
      <w:r w:rsidR="000C7E34">
        <w:rPr>
          <w:i/>
          <w:iCs/>
        </w:rPr>
        <w:t xml:space="preserve"> </w:t>
      </w:r>
      <w:r w:rsidR="000C7E34" w:rsidRPr="00C23DA8">
        <w:rPr>
          <w:rFonts w:ascii="Courier" w:hAnsi="Courier"/>
          <w:sz w:val="18"/>
        </w:rPr>
        <w:t>BUTTON</w:t>
      </w:r>
      <w:r w:rsidR="0043159A">
        <w:rPr>
          <w:rFonts w:ascii="Courier" w:hAnsi="Courier"/>
          <w:sz w:val="18"/>
        </w:rPr>
        <w:t xml:space="preserve"> </w:t>
      </w:r>
      <w:r w:rsidR="0043159A">
        <w:t>associado ao botão virtual</w:t>
      </w:r>
      <w:r w:rsidR="00154304">
        <w:t>. O</w:t>
      </w:r>
      <w:r>
        <w:t xml:space="preserve"> método </w:t>
      </w:r>
      <w:r w:rsidRPr="00BE34EB">
        <w:rPr>
          <w:rStyle w:val="TF-COURIER9"/>
        </w:rPr>
        <w:t>verifica</w:t>
      </w:r>
      <w:r>
        <w:t xml:space="preserve"> então </w:t>
      </w:r>
      <w:r w:rsidR="00154304">
        <w:t xml:space="preserve">compara </w:t>
      </w:r>
      <w:r>
        <w:t>se objeto atual não está na lista de objetos respondido</w:t>
      </w:r>
      <w:r w:rsidR="00154304">
        <w:t>s. C</w:t>
      </w:r>
      <w:r>
        <w:t>aso não tenha sido respondido</w:t>
      </w:r>
      <w:r w:rsidR="006F019D">
        <w:t>,</w:t>
      </w:r>
      <w:r>
        <w:t xml:space="preserve"> ele é adicionado </w:t>
      </w:r>
      <w:r w:rsidR="006F019D">
        <w:t>à</w:t>
      </w:r>
      <w:r>
        <w:t xml:space="preserve"> lista dos objetos respondidos e é verificado se </w:t>
      </w:r>
      <w:r w:rsidR="006F019D">
        <w:t>à</w:t>
      </w:r>
      <w:r>
        <w:t xml:space="preserve"> resposta do botão corresponde a resposta correta</w:t>
      </w:r>
      <w:r w:rsidR="00154304">
        <w:t>. C</w:t>
      </w:r>
      <w:r>
        <w:t xml:space="preserve">aso a </w:t>
      </w:r>
      <w:r>
        <w:lastRenderedPageBreak/>
        <w:t xml:space="preserve">resposta esteja correta a pontuação é aumentada, </w:t>
      </w:r>
      <w:r w:rsidR="00154304">
        <w:t xml:space="preserve">e </w:t>
      </w:r>
      <w:r>
        <w:t xml:space="preserve">ao final caso </w:t>
      </w:r>
      <w:r w:rsidR="00154304">
        <w:t xml:space="preserve">oito </w:t>
      </w:r>
      <w:r>
        <w:t xml:space="preserve">objetos </w:t>
      </w:r>
      <w:r w:rsidR="00154304">
        <w:t xml:space="preserve">foram </w:t>
      </w:r>
      <w:r>
        <w:t xml:space="preserve">respondidos o </w:t>
      </w:r>
      <w:r w:rsidR="00154304" w:rsidRPr="00BE34EB">
        <w:rPr>
          <w:rStyle w:val="TF-COURIER9"/>
        </w:rPr>
        <w:t>Jogo Quiz</w:t>
      </w:r>
      <w:r w:rsidR="00154304">
        <w:t xml:space="preserve"> </w:t>
      </w:r>
      <w:r w:rsidR="0043159A">
        <w:t>é finalizado e a pontuação salva no banco de dados.</w:t>
      </w:r>
    </w:p>
    <w:p w14:paraId="58DA93E9" w14:textId="08E93879" w:rsidR="00E832FE" w:rsidRDefault="00E832FE" w:rsidP="00E832FE">
      <w:pPr>
        <w:pStyle w:val="TF-TEXTO"/>
      </w:pPr>
      <w:r>
        <w:t xml:space="preserve">Um padrão comumente usado por </w:t>
      </w:r>
      <w:r w:rsidRPr="0085058F">
        <w:rPr>
          <w:i/>
          <w:iCs/>
        </w:rPr>
        <w:t>script</w:t>
      </w:r>
      <w:r>
        <w:rPr>
          <w:i/>
          <w:iCs/>
        </w:rPr>
        <w:t xml:space="preserve"> </w:t>
      </w:r>
      <w:r>
        <w:t xml:space="preserve">no código foi o uso de </w:t>
      </w:r>
      <w:proofErr w:type="spellStart"/>
      <w:r w:rsidRPr="00C23DA8">
        <w:rPr>
          <w:rFonts w:ascii="Courier" w:hAnsi="Courier"/>
          <w:sz w:val="18"/>
        </w:rPr>
        <w:t>Sing</w:t>
      </w:r>
      <w:r>
        <w:rPr>
          <w:rFonts w:ascii="Courier" w:hAnsi="Courier"/>
          <w:sz w:val="18"/>
        </w:rPr>
        <w:t>le</w:t>
      </w:r>
      <w:r w:rsidRPr="00C23DA8">
        <w:rPr>
          <w:rFonts w:ascii="Courier" w:hAnsi="Courier"/>
          <w:sz w:val="18"/>
        </w:rPr>
        <w:t>ton</w:t>
      </w:r>
      <w:proofErr w:type="spellEnd"/>
      <w:r>
        <w:t>. Esse padrão assegura que uma instância da classe será única e pode ser acessada globalmente. As principais classe de controle des</w:t>
      </w:r>
      <w:r w:rsidR="006F019D">
        <w:t>t</w:t>
      </w:r>
      <w:r>
        <w:t xml:space="preserve">e trabalho utilizam esse padrão pois ele é fácil de aplicar e permite manter o controle das informações importantes com mais facilidade. </w:t>
      </w:r>
      <w:r w:rsidR="0048144B">
        <w:t>Como apresentado no livro Unity (2022</w:t>
      </w:r>
      <w:r w:rsidR="00EC062D">
        <w:t>c,</w:t>
      </w:r>
      <w:r w:rsidR="0048144B">
        <w:t xml:space="preserve"> p.57) uma </w:t>
      </w:r>
      <w:proofErr w:type="spellStart"/>
      <w:r w:rsidR="0048144B" w:rsidRPr="00C23DA8">
        <w:rPr>
          <w:rFonts w:ascii="Courier" w:hAnsi="Courier"/>
          <w:sz w:val="18"/>
        </w:rPr>
        <w:t>Sing</w:t>
      </w:r>
      <w:r w:rsidR="0048144B">
        <w:rPr>
          <w:rFonts w:ascii="Courier" w:hAnsi="Courier"/>
          <w:sz w:val="18"/>
        </w:rPr>
        <w:t>le</w:t>
      </w:r>
      <w:r w:rsidR="0048144B" w:rsidRPr="00C23DA8">
        <w:rPr>
          <w:rFonts w:ascii="Courier" w:hAnsi="Courier"/>
          <w:sz w:val="18"/>
        </w:rPr>
        <w:t>ton</w:t>
      </w:r>
      <w:proofErr w:type="spellEnd"/>
      <w:r w:rsidR="0048144B">
        <w:t xml:space="preserve"> pode não ser destruída quando ocorre uma mudança de cena com o método </w:t>
      </w:r>
      <w:proofErr w:type="spellStart"/>
      <w:r w:rsidR="0048144B" w:rsidRPr="0048144B">
        <w:rPr>
          <w:rStyle w:val="TF-COURIER9"/>
        </w:rPr>
        <w:t>DontDestroyOnLoad</w:t>
      </w:r>
      <w:proofErr w:type="spellEnd"/>
      <w:r w:rsidR="0048144B">
        <w:t xml:space="preserve">. Algumas das </w:t>
      </w:r>
      <w:proofErr w:type="spellStart"/>
      <w:r w:rsidR="0048144B" w:rsidRPr="00C23DA8">
        <w:rPr>
          <w:rFonts w:ascii="Courier" w:hAnsi="Courier"/>
          <w:sz w:val="18"/>
        </w:rPr>
        <w:t>Sing</w:t>
      </w:r>
      <w:r w:rsidR="0048144B">
        <w:rPr>
          <w:rFonts w:ascii="Courier" w:hAnsi="Courier"/>
          <w:sz w:val="18"/>
        </w:rPr>
        <w:t>le</w:t>
      </w:r>
      <w:r w:rsidR="0048144B" w:rsidRPr="00C23DA8">
        <w:rPr>
          <w:rFonts w:ascii="Courier" w:hAnsi="Courier"/>
          <w:sz w:val="18"/>
        </w:rPr>
        <w:t>ton</w:t>
      </w:r>
      <w:proofErr w:type="spellEnd"/>
      <w:r w:rsidR="0048144B">
        <w:t xml:space="preserve"> apresentarão esse padrão e outras serão destruídas quando mudam de cena, mas isso será abordado individualmente em cada </w:t>
      </w:r>
      <w:r w:rsidR="0048144B" w:rsidRPr="0048144B">
        <w:rPr>
          <w:i/>
          <w:iCs/>
        </w:rPr>
        <w:t>Script</w:t>
      </w:r>
      <w:r w:rsidR="0048144B">
        <w:t>.</w:t>
      </w:r>
    </w:p>
    <w:p w14:paraId="3150BFBB" w14:textId="773DCFED" w:rsidR="00503D29" w:rsidRDefault="00CC0E2F" w:rsidP="00DE7B9A">
      <w:pPr>
        <w:pStyle w:val="TF-TEXTO"/>
      </w:pPr>
      <w:r w:rsidRPr="00402830">
        <w:t xml:space="preserve">O </w:t>
      </w:r>
      <w:proofErr w:type="gramStart"/>
      <w:r w:rsidR="0037089C" w:rsidRPr="0085058F">
        <w:rPr>
          <w:i/>
          <w:iCs/>
        </w:rPr>
        <w:t>script</w:t>
      </w:r>
      <w:r w:rsidR="0037089C">
        <w:rPr>
          <w:i/>
          <w:iCs/>
        </w:rPr>
        <w:t xml:space="preserve"> </w:t>
      </w:r>
      <w:r w:rsidR="005A67B2">
        <w:rPr>
          <w:rFonts w:ascii="Courier" w:hAnsi="Courier"/>
          <w:sz w:val="18"/>
        </w:rPr>
        <w:t>Qual</w:t>
      </w:r>
      <w:proofErr w:type="gramEnd"/>
      <w:r>
        <w:t xml:space="preserve"> é responsável pelas interações com o marcador </w:t>
      </w:r>
      <w:r w:rsidRPr="00C23DA8">
        <w:rPr>
          <w:rFonts w:ascii="Courier" w:hAnsi="Courier"/>
          <w:sz w:val="18"/>
        </w:rPr>
        <w:t>QUAL?</w:t>
      </w:r>
      <w:r>
        <w:t xml:space="preserve"> e as </w:t>
      </w:r>
      <w:r w:rsidR="00216F02">
        <w:t>s</w:t>
      </w:r>
      <w:r w:rsidR="006F019D">
        <w:t>ua</w:t>
      </w:r>
      <w:r w:rsidR="00216F02">
        <w:t xml:space="preserve">s </w:t>
      </w:r>
      <w:r w:rsidR="0056483B">
        <w:t xml:space="preserve">doze </w:t>
      </w:r>
      <w:proofErr w:type="spellStart"/>
      <w:r w:rsidRPr="00C23DA8">
        <w:rPr>
          <w:rFonts w:ascii="Courier" w:hAnsi="Courier"/>
          <w:sz w:val="18"/>
        </w:rPr>
        <w:t>prefabs</w:t>
      </w:r>
      <w:proofErr w:type="spellEnd"/>
      <w:r>
        <w:t xml:space="preserve"> com o </w:t>
      </w:r>
      <w:r w:rsidR="0056483B" w:rsidRPr="0085058F">
        <w:rPr>
          <w:i/>
          <w:iCs/>
        </w:rPr>
        <w:t>script</w:t>
      </w:r>
      <w:r w:rsidR="0056483B">
        <w:rPr>
          <w:i/>
          <w:iCs/>
        </w:rPr>
        <w:t xml:space="preserve"> </w:t>
      </w:r>
      <w:r w:rsidRPr="00C23DA8">
        <w:rPr>
          <w:rFonts w:ascii="Courier" w:hAnsi="Courier"/>
          <w:sz w:val="18"/>
        </w:rPr>
        <w:t>Objeto</w:t>
      </w:r>
      <w:r>
        <w:rPr>
          <w:b/>
          <w:bCs/>
        </w:rPr>
        <w:t>.</w:t>
      </w:r>
      <w:r>
        <w:t xml:space="preserve"> O marcador </w:t>
      </w:r>
      <w:r w:rsidR="0056483B" w:rsidRPr="00C23DA8">
        <w:rPr>
          <w:rFonts w:ascii="Courier" w:hAnsi="Courier"/>
          <w:sz w:val="18"/>
        </w:rPr>
        <w:t>QUAL?</w:t>
      </w:r>
      <w:r>
        <w:t xml:space="preserve"> possui </w:t>
      </w:r>
      <w:r w:rsidR="0056483B">
        <w:t xml:space="preserve">treze </w:t>
      </w:r>
      <w:r>
        <w:t xml:space="preserve">botões virtuais, sendo que um deles possui um sinal de certo que fica salvo na variável </w:t>
      </w:r>
      <w:r w:rsidRPr="00C23DA8">
        <w:rPr>
          <w:rFonts w:ascii="Courier" w:hAnsi="Courier"/>
          <w:sz w:val="18"/>
        </w:rPr>
        <w:t>verifica</w:t>
      </w:r>
      <w:r>
        <w:t xml:space="preserve"> enquanto os outros botões são armazenados na variável </w:t>
      </w:r>
      <w:proofErr w:type="spellStart"/>
      <w:r w:rsidRPr="00C23DA8">
        <w:rPr>
          <w:rFonts w:ascii="Courier" w:hAnsi="Courier"/>
          <w:sz w:val="18"/>
        </w:rPr>
        <w:t>buttons</w:t>
      </w:r>
      <w:proofErr w:type="spellEnd"/>
      <w:r>
        <w:t xml:space="preserve"> </w:t>
      </w:r>
      <w:r w:rsidR="0056483B">
        <w:t xml:space="preserve">e </w:t>
      </w:r>
      <w:r>
        <w:t xml:space="preserve">estão ligados </w:t>
      </w:r>
      <w:r w:rsidR="00216F02">
        <w:t xml:space="preserve">aos </w:t>
      </w:r>
      <w:proofErr w:type="spellStart"/>
      <w:r w:rsidRPr="00C23DA8">
        <w:rPr>
          <w:rFonts w:ascii="Courier" w:hAnsi="Courier"/>
          <w:sz w:val="18"/>
        </w:rPr>
        <w:t>prefab</w:t>
      </w:r>
      <w:proofErr w:type="spellEnd"/>
      <w:r w:rsidRPr="00C23DA8">
        <w:rPr>
          <w:rFonts w:ascii="Courier" w:hAnsi="Courier"/>
          <w:sz w:val="18"/>
        </w:rPr>
        <w:t xml:space="preserve"> objeto</w:t>
      </w:r>
      <w:r>
        <w:t xml:space="preserve">.  Os </w:t>
      </w:r>
      <w:r w:rsidR="0056483B">
        <w:t xml:space="preserve">doze </w:t>
      </w:r>
      <w:r>
        <w:t xml:space="preserve">botões virtuais </w:t>
      </w:r>
      <w:r w:rsidR="0056483B">
        <w:t xml:space="preserve">são </w:t>
      </w:r>
      <w:r>
        <w:t xml:space="preserve">salvos na variável </w:t>
      </w:r>
      <w:proofErr w:type="spellStart"/>
      <w:r w:rsidRPr="00C23DA8">
        <w:rPr>
          <w:rFonts w:ascii="Courier" w:hAnsi="Courier"/>
          <w:sz w:val="18"/>
        </w:rPr>
        <w:t>buttons</w:t>
      </w:r>
      <w:proofErr w:type="spellEnd"/>
      <w:r w:rsidR="0056483B" w:rsidRPr="007444AD">
        <w:t xml:space="preserve">, e </w:t>
      </w:r>
      <w:r w:rsidRPr="007444AD">
        <w:t>quando</w:t>
      </w:r>
      <w:r>
        <w:t xml:space="preserve"> pressionados utilizam o método </w:t>
      </w:r>
      <w:proofErr w:type="spellStart"/>
      <w:r w:rsidRPr="00C23DA8">
        <w:rPr>
          <w:rFonts w:ascii="Courier" w:hAnsi="Courier"/>
          <w:sz w:val="18"/>
        </w:rPr>
        <w:t>OnButtonPressed</w:t>
      </w:r>
      <w:proofErr w:type="spellEnd"/>
      <w:r>
        <w:t xml:space="preserve"> deixando o botão pressionado visualmente verde, se quando pressionado a variável </w:t>
      </w:r>
      <w:r w:rsidRPr="00BE34EB">
        <w:rPr>
          <w:rStyle w:val="TF-COURIER9"/>
        </w:rPr>
        <w:t>bt1</w:t>
      </w:r>
      <w:r>
        <w:t xml:space="preserve"> for nula ela passará a referenciar esse botão</w:t>
      </w:r>
      <w:r w:rsidR="00216F02">
        <w:t>. C</w:t>
      </w:r>
      <w:r>
        <w:t xml:space="preserve">aso contrário o </w:t>
      </w:r>
      <w:r w:rsidRPr="00C23DA8">
        <w:rPr>
          <w:rFonts w:ascii="Courier" w:hAnsi="Courier"/>
          <w:sz w:val="18"/>
        </w:rPr>
        <w:t>Objeto</w:t>
      </w:r>
      <w:r>
        <w:rPr>
          <w:b/>
          <w:bCs/>
        </w:rPr>
        <w:t xml:space="preserve"> </w:t>
      </w:r>
      <w:r w:rsidRPr="000766F0">
        <w:t xml:space="preserve">ligado ao </w:t>
      </w:r>
      <w:proofErr w:type="spellStart"/>
      <w:r w:rsidRPr="00C23DA8">
        <w:rPr>
          <w:rFonts w:ascii="Courier" w:hAnsi="Courier"/>
          <w:sz w:val="18"/>
        </w:rPr>
        <w:t>button</w:t>
      </w:r>
      <w:proofErr w:type="spellEnd"/>
      <w:r>
        <w:t xml:space="preserve"> na variável </w:t>
      </w:r>
      <w:proofErr w:type="spellStart"/>
      <w:r w:rsidRPr="00C23DA8">
        <w:rPr>
          <w:rFonts w:ascii="Courier" w:hAnsi="Courier"/>
          <w:sz w:val="18"/>
        </w:rPr>
        <w:t>obj</w:t>
      </w:r>
      <w:proofErr w:type="spellEnd"/>
      <w:r>
        <w:t xml:space="preserve"> trocará de lugar com o objeto do </w:t>
      </w:r>
      <w:r w:rsidRPr="000766F0">
        <w:t>botão</w:t>
      </w:r>
      <w:r>
        <w:t xml:space="preserve"> salvo na variável </w:t>
      </w:r>
      <w:r w:rsidRPr="00C23DA8">
        <w:rPr>
          <w:rFonts w:ascii="Courier" w:hAnsi="Courier"/>
          <w:sz w:val="18"/>
        </w:rPr>
        <w:t xml:space="preserve">bt1 </w:t>
      </w:r>
      <w:r>
        <w:t xml:space="preserve">e as suas variáveis </w:t>
      </w:r>
      <w:proofErr w:type="spellStart"/>
      <w:r w:rsidRPr="00C23DA8">
        <w:rPr>
          <w:rFonts w:ascii="Courier" w:hAnsi="Courier"/>
          <w:sz w:val="18"/>
        </w:rPr>
        <w:t>obj</w:t>
      </w:r>
      <w:proofErr w:type="spellEnd"/>
      <w:r w:rsidRPr="00C23DA8">
        <w:rPr>
          <w:rFonts w:ascii="Courier" w:hAnsi="Courier"/>
          <w:sz w:val="18"/>
        </w:rPr>
        <w:t xml:space="preserve"> </w:t>
      </w:r>
      <w:r w:rsidRPr="000766F0">
        <w:t xml:space="preserve">serão atualizadas </w:t>
      </w:r>
      <w:r>
        <w:t>para receber os</w:t>
      </w:r>
      <w:r w:rsidRPr="000766F0">
        <w:t xml:space="preserve"> objetos</w:t>
      </w:r>
      <w:r>
        <w:t xml:space="preserve"> trocados de posição</w:t>
      </w:r>
      <w:r w:rsidRPr="000766F0">
        <w:t>.</w:t>
      </w:r>
      <w:r>
        <w:t xml:space="preserve"> A troca de posição pode ser visualizada na </w:t>
      </w:r>
      <w:r w:rsidR="00FB4F02">
        <w:fldChar w:fldCharType="begin"/>
      </w:r>
      <w:r w:rsidR="00FB4F02">
        <w:instrText xml:space="preserve"> REF _Ref137831562 \h </w:instrText>
      </w:r>
      <w:r w:rsidR="00FB4F02">
        <w:fldChar w:fldCharType="separate"/>
      </w:r>
      <w:ins w:id="57" w:author="Rafael Sperandio" w:date="2023-06-25T15:45:00Z">
        <w:r w:rsidR="00D178FD" w:rsidRPr="0074500C">
          <w:t xml:space="preserve">Figura </w:t>
        </w:r>
        <w:r w:rsidR="00D178FD">
          <w:rPr>
            <w:noProof/>
          </w:rPr>
          <w:t>8</w:t>
        </w:r>
      </w:ins>
      <w:del w:id="58" w:author="Rafael Sperandio" w:date="2023-06-25T15:45:00Z">
        <w:r w:rsidR="00880CF3" w:rsidRPr="0074500C" w:rsidDel="00D178FD">
          <w:delText xml:space="preserve">Figura </w:delText>
        </w:r>
        <w:r w:rsidR="00880CF3" w:rsidDel="00D178FD">
          <w:rPr>
            <w:noProof/>
          </w:rPr>
          <w:delText>8</w:delText>
        </w:r>
      </w:del>
      <w:r w:rsidR="00FB4F02">
        <w:fldChar w:fldCharType="end"/>
      </w:r>
      <w:r>
        <w:t xml:space="preserve">. </w:t>
      </w:r>
      <w:r w:rsidR="00216F02">
        <w:t xml:space="preserve">O </w:t>
      </w:r>
      <w:r>
        <w:t xml:space="preserve">botão referenciado na variável </w:t>
      </w:r>
      <w:r w:rsidRPr="00E15133">
        <w:rPr>
          <w:rFonts w:ascii="Courier" w:hAnsi="Courier"/>
          <w:sz w:val="18"/>
        </w:rPr>
        <w:t>verifica</w:t>
      </w:r>
      <w:r w:rsidR="006F019D">
        <w:rPr>
          <w:rFonts w:ascii="Courier" w:hAnsi="Courier"/>
          <w:sz w:val="18"/>
        </w:rPr>
        <w:t>,</w:t>
      </w:r>
      <w:r>
        <w:t xml:space="preserve"> quando pressionado</w:t>
      </w:r>
      <w:r w:rsidR="00216F02">
        <w:t xml:space="preserve"> chama </w:t>
      </w:r>
      <w:r>
        <w:t xml:space="preserve">o método </w:t>
      </w:r>
      <w:r w:rsidRPr="00BE34EB">
        <w:rPr>
          <w:rStyle w:val="TF-COURIER9"/>
        </w:rPr>
        <w:t>verificar</w:t>
      </w:r>
      <w:r w:rsidR="00216F02">
        <w:t xml:space="preserve">. </w:t>
      </w:r>
      <w:r w:rsidR="006F019D">
        <w:t xml:space="preserve">Esse método conta quantos botões possuem as mesmas religiões que seus respectivos </w:t>
      </w:r>
      <w:r w:rsidR="006F019D" w:rsidRPr="00BE34EB">
        <w:rPr>
          <w:rStyle w:val="TF-COURIER9"/>
        </w:rPr>
        <w:t>Objeto</w:t>
      </w:r>
      <w:r w:rsidR="006F019D" w:rsidRPr="00BE34EB">
        <w:t>s</w:t>
      </w:r>
      <w:r w:rsidR="006F019D">
        <w:rPr>
          <w:b/>
          <w:bCs/>
        </w:rPr>
        <w:t xml:space="preserve"> </w:t>
      </w:r>
      <w:r w:rsidR="006F019D" w:rsidRPr="00E87A2C">
        <w:t xml:space="preserve">e </w:t>
      </w:r>
      <w:r w:rsidR="006F019D">
        <w:t xml:space="preserve">envia o resultado para a </w:t>
      </w:r>
      <w:r w:rsidRPr="00BE34EB">
        <w:rPr>
          <w:rStyle w:val="TF-COURIER9"/>
        </w:rPr>
        <w:t>UI</w:t>
      </w:r>
      <w:r>
        <w:t xml:space="preserve"> </w:t>
      </w:r>
      <w:r w:rsidR="006F019D">
        <w:t xml:space="preserve">em formato de texto juntamente com o número total de botões e, dessa forma, o usuário saberá quantos símbolos classificou corretamente </w:t>
      </w:r>
      <w:r w:rsidR="00216F02">
        <w:t>(</w:t>
      </w:r>
      <w:r w:rsidR="00FB4F02">
        <w:fldChar w:fldCharType="begin"/>
      </w:r>
      <w:r w:rsidR="00FB4F02">
        <w:instrText xml:space="preserve"> REF _Ref137831598 \h </w:instrText>
      </w:r>
      <w:r w:rsidR="00FB4F02">
        <w:fldChar w:fldCharType="separate"/>
      </w:r>
      <w:ins w:id="59" w:author="Rafael Sperandio" w:date="2023-06-25T15:45:00Z">
        <w:r w:rsidR="00D178FD" w:rsidRPr="0074500C">
          <w:t xml:space="preserve">Figura </w:t>
        </w:r>
        <w:r w:rsidR="00D178FD">
          <w:rPr>
            <w:noProof/>
          </w:rPr>
          <w:t>9</w:t>
        </w:r>
      </w:ins>
      <w:del w:id="60" w:author="Rafael Sperandio" w:date="2023-06-25T15:45:00Z">
        <w:r w:rsidR="00880CF3" w:rsidRPr="0074500C" w:rsidDel="00D178FD">
          <w:delText xml:space="preserve">Figura </w:delText>
        </w:r>
        <w:r w:rsidR="00880CF3" w:rsidDel="00D178FD">
          <w:rPr>
            <w:noProof/>
          </w:rPr>
          <w:delText>9</w:delText>
        </w:r>
      </w:del>
      <w:r w:rsidR="00FB4F02">
        <w:fldChar w:fldCharType="end"/>
      </w:r>
      <w:r w:rsidR="00216F02">
        <w:t>)</w:t>
      </w:r>
      <w:r>
        <w:t>.</w:t>
      </w:r>
    </w:p>
    <w:p w14:paraId="11D800A2" w14:textId="3DF88ECD" w:rsidR="00FB4F02" w:rsidRPr="0074500C" w:rsidRDefault="00FB4F02" w:rsidP="0074500C">
      <w:pPr>
        <w:pStyle w:val="TF-LEGENDA"/>
      </w:pPr>
      <w:bookmarkStart w:id="61" w:name="_Ref137831562"/>
      <w:r w:rsidRPr="0074500C">
        <w:t xml:space="preserve">Figura </w:t>
      </w:r>
      <w:fldSimple w:instr=" SEQ Figura \* ARABIC ">
        <w:r w:rsidR="00D178FD">
          <w:rPr>
            <w:noProof/>
          </w:rPr>
          <w:t>8</w:t>
        </w:r>
      </w:fldSimple>
      <w:bookmarkEnd w:id="61"/>
      <w:r w:rsidRPr="0074500C">
        <w:t xml:space="preserve"> -</w:t>
      </w:r>
      <w:r w:rsidR="009349FC">
        <w:t xml:space="preserve"> T</w:t>
      </w:r>
      <w:r w:rsidR="009349FC" w:rsidRPr="0074500C">
        <w:t xml:space="preserve">roca </w:t>
      </w:r>
      <w:r w:rsidRPr="0074500C">
        <w:t xml:space="preserve">de posição de dois símbolos no jogo </w:t>
      </w:r>
      <w:r w:rsidRPr="009C4E38">
        <w:rPr>
          <w:rStyle w:val="TF-COURIER9"/>
        </w:rPr>
        <w:t xml:space="preserve">Qual </w:t>
      </w:r>
      <w:r w:rsidR="003F2BE2" w:rsidRPr="009C4E38">
        <w:rPr>
          <w:rStyle w:val="TF-COURIER9"/>
        </w:rPr>
        <w:t>tradição ou movimento religioso?</w:t>
      </w:r>
    </w:p>
    <w:p w14:paraId="1675996D" w14:textId="2CAD4F63" w:rsidR="007E4163" w:rsidRDefault="00503D29" w:rsidP="0074500C">
      <w:pPr>
        <w:pStyle w:val="TF-FIGURA"/>
      </w:pPr>
      <w:r w:rsidRPr="00BE287F">
        <w:rPr>
          <w:noProof/>
        </w:rPr>
        <w:drawing>
          <wp:inline distT="0" distB="0" distL="0" distR="0" wp14:anchorId="1311411B" wp14:editId="16D6D688">
            <wp:extent cx="4298950" cy="2353108"/>
            <wp:effectExtent l="0" t="0" r="6350" b="9525"/>
            <wp:docPr id="630387889" name="Imagem 1" descr="Uma imagem contendo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7889" name="Imagem 1" descr="Uma imagem contendo placar&#10;&#10;Descrição gerad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2036" t="2902" r="1231" b="4263"/>
                    <a:stretch/>
                  </pic:blipFill>
                  <pic:spPr bwMode="auto">
                    <a:xfrm>
                      <a:off x="0" y="0"/>
                      <a:ext cx="4298950" cy="2353108"/>
                    </a:xfrm>
                    <a:prstGeom prst="rect">
                      <a:avLst/>
                    </a:prstGeom>
                    <a:noFill/>
                    <a:ln>
                      <a:noFill/>
                    </a:ln>
                    <a:extLst>
                      <a:ext uri="{53640926-AAD7-44D8-BBD7-CCE9431645EC}">
                        <a14:shadowObscured xmlns:a14="http://schemas.microsoft.com/office/drawing/2010/main"/>
                      </a:ext>
                    </a:extLst>
                  </pic:spPr>
                </pic:pic>
              </a:graphicData>
            </a:graphic>
          </wp:inline>
        </w:drawing>
      </w:r>
    </w:p>
    <w:p w14:paraId="5D220BF1" w14:textId="50EF65CF" w:rsidR="00BE287F" w:rsidRPr="0074500C" w:rsidRDefault="00BE287F" w:rsidP="0074500C">
      <w:pPr>
        <w:pStyle w:val="TF-FONTE"/>
      </w:pPr>
      <w:r w:rsidRPr="0074500C">
        <w:t>Fonte: elaborado pelo autor</w:t>
      </w:r>
      <w:r w:rsidR="00EF519A" w:rsidRPr="0074500C">
        <w:t>.</w:t>
      </w:r>
    </w:p>
    <w:p w14:paraId="3E8F3E1E" w14:textId="048EA1C0" w:rsidR="00FB4F02" w:rsidRPr="0074500C" w:rsidRDefault="00FB4F02" w:rsidP="0074500C">
      <w:pPr>
        <w:pStyle w:val="TF-LEGENDA"/>
      </w:pPr>
      <w:bookmarkStart w:id="62" w:name="_Ref137831598"/>
      <w:r w:rsidRPr="0074500C">
        <w:t xml:space="preserve">Figura </w:t>
      </w:r>
      <w:fldSimple w:instr=" SEQ Figura \* ARABIC ">
        <w:r w:rsidR="00D178FD">
          <w:rPr>
            <w:noProof/>
          </w:rPr>
          <w:t>9</w:t>
        </w:r>
      </w:fldSimple>
      <w:bookmarkEnd w:id="62"/>
      <w:r w:rsidRPr="0074500C">
        <w:t xml:space="preserve"> – </w:t>
      </w:r>
      <w:r w:rsidR="009349FC">
        <w:t>P</w:t>
      </w:r>
      <w:r w:rsidR="009349FC" w:rsidRPr="0074500C">
        <w:t xml:space="preserve">ontuação </w:t>
      </w:r>
      <w:r w:rsidRPr="0074500C">
        <w:t xml:space="preserve">no jogo </w:t>
      </w:r>
      <w:r w:rsidRPr="009C4E38">
        <w:rPr>
          <w:rStyle w:val="TF-COURIER9"/>
        </w:rPr>
        <w:t xml:space="preserve">Qual </w:t>
      </w:r>
      <w:r w:rsidR="003F2BE2" w:rsidRPr="009C4E38">
        <w:rPr>
          <w:rStyle w:val="TF-COURIER9"/>
        </w:rPr>
        <w:t>tradição ou movimento religioso?</w:t>
      </w:r>
      <w:r w:rsidRPr="0074500C">
        <w:t xml:space="preserve"> </w:t>
      </w:r>
    </w:p>
    <w:p w14:paraId="1E26145E" w14:textId="184ECD0F" w:rsidR="00051530" w:rsidRDefault="00051530" w:rsidP="00FB4F02">
      <w:pPr>
        <w:pStyle w:val="Legenda"/>
        <w:jc w:val="center"/>
      </w:pPr>
    </w:p>
    <w:p w14:paraId="7DD991ED" w14:textId="4E9CA592" w:rsidR="00D115FA" w:rsidRDefault="00F55BC8" w:rsidP="0074500C">
      <w:pPr>
        <w:pStyle w:val="TF-FIGURA"/>
      </w:pPr>
      <w:r w:rsidRPr="0074500C">
        <w:rPr>
          <w:noProof/>
        </w:rPr>
        <w:drawing>
          <wp:inline distT="0" distB="0" distL="0" distR="0" wp14:anchorId="3E574833" wp14:editId="5884BC90">
            <wp:extent cx="3956050" cy="2561040"/>
            <wp:effectExtent l="0" t="0" r="0" b="7620"/>
            <wp:docPr id="12086275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966" r="18120" b="5161"/>
                    <a:stretch/>
                  </pic:blipFill>
                  <pic:spPr bwMode="auto">
                    <a:xfrm>
                      <a:off x="0" y="0"/>
                      <a:ext cx="3956050" cy="2561040"/>
                    </a:xfrm>
                    <a:prstGeom prst="rect">
                      <a:avLst/>
                    </a:prstGeom>
                    <a:noFill/>
                    <a:ln>
                      <a:noFill/>
                    </a:ln>
                    <a:extLst>
                      <a:ext uri="{53640926-AAD7-44D8-BBD7-CCE9431645EC}">
                        <a14:shadowObscured xmlns:a14="http://schemas.microsoft.com/office/drawing/2010/main"/>
                      </a:ext>
                    </a:extLst>
                  </pic:spPr>
                </pic:pic>
              </a:graphicData>
            </a:graphic>
          </wp:inline>
        </w:drawing>
      </w:r>
    </w:p>
    <w:p w14:paraId="7E310945" w14:textId="6C9CB5E1" w:rsidR="00BE287F" w:rsidRDefault="00BE287F" w:rsidP="00BE287F">
      <w:pPr>
        <w:pStyle w:val="TF-FONTE"/>
      </w:pPr>
      <w:r>
        <w:t>Fonte: elaborado pelo autor</w:t>
      </w:r>
      <w:r w:rsidR="00EF519A">
        <w:t>.</w:t>
      </w:r>
    </w:p>
    <w:p w14:paraId="1D369594" w14:textId="395B73EF" w:rsidR="00402830" w:rsidRDefault="00D63A96" w:rsidP="00BD1A32">
      <w:pPr>
        <w:pStyle w:val="TF-TEXTO"/>
      </w:pPr>
      <w:r w:rsidRPr="00D115FA">
        <w:lastRenderedPageBreak/>
        <w:t>O</w:t>
      </w:r>
      <w:r w:rsidR="00402830" w:rsidRPr="00D115FA">
        <w:t xml:space="preserve"> </w:t>
      </w:r>
      <w:r w:rsidR="0037089C" w:rsidRPr="0085058F">
        <w:rPr>
          <w:i/>
          <w:iCs/>
        </w:rPr>
        <w:t>script</w:t>
      </w:r>
      <w:r w:rsidR="0037089C">
        <w:rPr>
          <w:i/>
          <w:iCs/>
        </w:rPr>
        <w:t xml:space="preserve"> </w:t>
      </w:r>
      <w:proofErr w:type="spellStart"/>
      <w:r w:rsidR="00402830" w:rsidRPr="00C23DA8">
        <w:rPr>
          <w:rFonts w:ascii="Courier" w:hAnsi="Courier"/>
          <w:sz w:val="18"/>
        </w:rPr>
        <w:t>marcadorMemoria</w:t>
      </w:r>
      <w:proofErr w:type="spellEnd"/>
      <w:r w:rsidR="00402830" w:rsidRPr="00402830">
        <w:t xml:space="preserve">, que é anexado aos </w:t>
      </w:r>
      <w:proofErr w:type="spellStart"/>
      <w:r w:rsidR="00402830" w:rsidRPr="00C23DA8">
        <w:rPr>
          <w:rFonts w:ascii="Courier" w:hAnsi="Courier"/>
          <w:sz w:val="18"/>
        </w:rPr>
        <w:t>GameObjects</w:t>
      </w:r>
      <w:proofErr w:type="spellEnd"/>
      <w:r w:rsidR="00985AB5">
        <w:rPr>
          <w:b/>
          <w:bCs/>
        </w:rPr>
        <w:t xml:space="preserve"> </w:t>
      </w:r>
      <w:r w:rsidR="00402830" w:rsidRPr="00402830">
        <w:t xml:space="preserve">dos marcadores do jogo da memória utilizam um método para consultar o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rsidR="00402830" w:rsidRPr="00402830">
        <w:t xml:space="preserve">que </w:t>
      </w:r>
      <w:r w:rsidR="003568A1">
        <w:t xml:space="preserve">notifica ao </w:t>
      </w:r>
      <w:r w:rsidR="003568A1" w:rsidRPr="0085058F">
        <w:rPr>
          <w:i/>
          <w:iCs/>
        </w:rPr>
        <w:t>script</w:t>
      </w:r>
      <w:r w:rsidR="003568A1">
        <w:rPr>
          <w:i/>
          <w:iCs/>
        </w:rPr>
        <w:t xml:space="preserve"> </w:t>
      </w:r>
      <w:proofErr w:type="spellStart"/>
      <w:r w:rsidR="003568A1" w:rsidRPr="00C23DA8">
        <w:rPr>
          <w:rFonts w:ascii="Courier" w:hAnsi="Courier"/>
          <w:sz w:val="18"/>
        </w:rPr>
        <w:t>marcadorMemoria</w:t>
      </w:r>
      <w:proofErr w:type="spellEnd"/>
      <w:r w:rsidR="00402830" w:rsidRPr="00402830">
        <w:t xml:space="preserve"> se objeto deve aparecer na cena.</w:t>
      </w:r>
      <w:r w:rsidR="00985AB5">
        <w:t xml:space="preserve"> Quando um marcador do jogo da </w:t>
      </w:r>
      <w:r w:rsidR="00A92568">
        <w:t>memória</w:t>
      </w:r>
      <w:r w:rsidR="00985AB5">
        <w:t xml:space="preserve"> é</w:t>
      </w:r>
      <w:r w:rsidR="00A768AF">
        <w:t xml:space="preserve"> detectado a pelo </w:t>
      </w:r>
      <w:proofErr w:type="spellStart"/>
      <w:r w:rsidR="00A768AF" w:rsidRPr="00C23DA8">
        <w:rPr>
          <w:rFonts w:ascii="Courier" w:hAnsi="Courier"/>
          <w:sz w:val="18"/>
        </w:rPr>
        <w:t>DefaultTrackableEventHandler</w:t>
      </w:r>
      <w:proofErr w:type="spellEnd"/>
      <w:r w:rsidR="00A768AF">
        <w:t xml:space="preserve"> o </w:t>
      </w:r>
      <w:r w:rsidR="007630E1" w:rsidRPr="0085058F">
        <w:rPr>
          <w:i/>
          <w:iCs/>
        </w:rPr>
        <w:t>script</w:t>
      </w:r>
      <w:r w:rsidR="007630E1">
        <w:rPr>
          <w:i/>
          <w:iCs/>
        </w:rPr>
        <w:t xml:space="preserve"> </w:t>
      </w:r>
      <w:proofErr w:type="spellStart"/>
      <w:r w:rsidR="00A768AF" w:rsidRPr="00C23DA8">
        <w:rPr>
          <w:rFonts w:ascii="Courier" w:hAnsi="Courier"/>
          <w:sz w:val="18"/>
        </w:rPr>
        <w:t>marcadorMemoria</w:t>
      </w:r>
      <w:proofErr w:type="spellEnd"/>
      <w:r w:rsidR="00A768AF">
        <w:rPr>
          <w:b/>
          <w:bCs/>
        </w:rPr>
        <w:t xml:space="preserve"> </w:t>
      </w:r>
      <w:r w:rsidR="00A768AF">
        <w:t xml:space="preserve">chama o </w:t>
      </w:r>
      <w:proofErr w:type="spellStart"/>
      <w:proofErr w:type="gramStart"/>
      <w:r w:rsidR="00A768AF" w:rsidRPr="00C23DA8">
        <w:rPr>
          <w:rFonts w:ascii="Courier" w:hAnsi="Courier"/>
          <w:sz w:val="18"/>
        </w:rPr>
        <w:t>whenFound</w:t>
      </w:r>
      <w:proofErr w:type="spellEnd"/>
      <w:r w:rsidR="007E1948" w:rsidRPr="00C23DA8">
        <w:rPr>
          <w:rFonts w:ascii="Courier" w:hAnsi="Courier"/>
          <w:sz w:val="18"/>
        </w:rPr>
        <w:t>(</w:t>
      </w:r>
      <w:proofErr w:type="gramEnd"/>
      <w:r w:rsidR="007E1948" w:rsidRPr="00C23DA8">
        <w:rPr>
          <w:rFonts w:ascii="Courier" w:hAnsi="Courier"/>
          <w:sz w:val="18"/>
        </w:rPr>
        <w:t>)</w:t>
      </w:r>
      <w:r w:rsidR="00C078C0">
        <w:t xml:space="preserve">. </w:t>
      </w:r>
      <w:r w:rsidR="007630E1">
        <w:t xml:space="preserve">Esse </w:t>
      </w:r>
      <w:r w:rsidR="00C078C0">
        <w:t>método por sua vez</w:t>
      </w:r>
      <w:r w:rsidR="007E1948">
        <w:t xml:space="preserve"> solicita a instância do </w:t>
      </w:r>
      <w:r w:rsidR="00532BAA">
        <w:rPr>
          <w:rFonts w:ascii="Courier" w:hAnsi="Courier"/>
          <w:sz w:val="18"/>
        </w:rPr>
        <w:t>Jogador</w:t>
      </w:r>
      <w:r w:rsidR="00C078C0">
        <w:t xml:space="preserve"> através do método </w:t>
      </w:r>
      <w:r w:rsidR="00207E29" w:rsidRPr="00C23DA8">
        <w:rPr>
          <w:rFonts w:ascii="Courier" w:hAnsi="Courier"/>
          <w:sz w:val="18"/>
        </w:rPr>
        <w:t>FOUND</w:t>
      </w:r>
      <w:r w:rsidR="00207E29">
        <w:t xml:space="preserve"> que</w:t>
      </w:r>
      <w:r w:rsidR="007E1948">
        <w:t xml:space="preserve"> retorna verdadeiro ou falso, ativando ou desativando a visualização do </w:t>
      </w:r>
      <w:r w:rsidR="007630E1">
        <w:t xml:space="preserve">símbolo </w:t>
      </w:r>
      <w:r w:rsidR="007E1948">
        <w:t>religioso</w:t>
      </w:r>
      <w:r w:rsidR="00C078C0">
        <w:t>.</w:t>
      </w:r>
    </w:p>
    <w:p w14:paraId="4FED354C" w14:textId="61E9219B" w:rsidR="00C078C0" w:rsidRDefault="00E832FE" w:rsidP="00E832FE">
      <w:pPr>
        <w:pStyle w:val="TF-TEXTO"/>
      </w:pPr>
      <w:r w:rsidRPr="00402830">
        <w:t xml:space="preserve">O </w:t>
      </w:r>
      <w:r w:rsidRPr="0085058F">
        <w:rPr>
          <w:i/>
          <w:iCs/>
        </w:rPr>
        <w:t>script</w:t>
      </w:r>
      <w:r>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t xml:space="preserve">é um </w:t>
      </w:r>
      <w:proofErr w:type="spellStart"/>
      <w:r w:rsidRPr="00C23DA8">
        <w:rPr>
          <w:rFonts w:ascii="Courier" w:hAnsi="Courier"/>
          <w:sz w:val="18"/>
        </w:rPr>
        <w:t>sig</w:t>
      </w:r>
      <w:r>
        <w:rPr>
          <w:rFonts w:ascii="Courier" w:hAnsi="Courier"/>
          <w:sz w:val="18"/>
        </w:rPr>
        <w:t>le</w:t>
      </w:r>
      <w:r w:rsidRPr="00C23DA8">
        <w:rPr>
          <w:rFonts w:ascii="Courier" w:hAnsi="Courier"/>
          <w:sz w:val="18"/>
        </w:rPr>
        <w:t>ton</w:t>
      </w:r>
      <w:proofErr w:type="spellEnd"/>
      <w:r w:rsidRPr="007508E1">
        <w:rPr>
          <w:color w:val="FF0000"/>
        </w:rPr>
        <w:t xml:space="preserve"> </w:t>
      </w:r>
      <w:r>
        <w:t xml:space="preserve">que é possui sua </w:t>
      </w:r>
      <w:r w:rsidR="003568A1">
        <w:t xml:space="preserve">instância </w:t>
      </w:r>
      <w:r>
        <w:t>pública e é destruído quando muda da</w:t>
      </w:r>
      <w:r w:rsidRPr="00E832FE">
        <w:t xml:space="preserve"> </w:t>
      </w:r>
      <w:r>
        <w:t xml:space="preserve">cena da </w:t>
      </w:r>
      <w:r w:rsidRPr="00BE34EB">
        <w:rPr>
          <w:rStyle w:val="TF-COURIER9"/>
        </w:rPr>
        <w:t xml:space="preserve">Câmera do </w:t>
      </w:r>
      <w:r w:rsidR="007444AD" w:rsidRPr="00BE34EB">
        <w:rPr>
          <w:rStyle w:val="TF-COURIER9"/>
        </w:rPr>
        <w:t>Aparelho</w:t>
      </w:r>
      <w:r w:rsidR="007444AD">
        <w:t xml:space="preserve"> para</w:t>
      </w:r>
      <w:r>
        <w:t xml:space="preserve"> a cena do </w:t>
      </w:r>
      <w:r w:rsidRPr="00BE34EB">
        <w:rPr>
          <w:rStyle w:val="TF-COURIER9"/>
        </w:rPr>
        <w:t>Menu</w:t>
      </w:r>
      <w:r>
        <w:t xml:space="preserve">. </w:t>
      </w:r>
      <w:r w:rsidR="00C078C0" w:rsidRPr="00402830">
        <w:t xml:space="preserve">O </w:t>
      </w:r>
      <w:r w:rsidR="0037089C" w:rsidRPr="0085058F">
        <w:rPr>
          <w:i/>
          <w:iCs/>
        </w:rPr>
        <w:t>script</w:t>
      </w:r>
      <w:r w:rsidR="0037089C">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rsidR="00C078C0">
        <w:t xml:space="preserve">no </w:t>
      </w:r>
      <w:r w:rsidR="00207E29">
        <w:t xml:space="preserve">método </w:t>
      </w:r>
      <w:r w:rsidR="00207E29" w:rsidRPr="00C23DA8">
        <w:rPr>
          <w:rFonts w:ascii="Courier" w:hAnsi="Courier"/>
          <w:sz w:val="18"/>
        </w:rPr>
        <w:t>FOUND</w:t>
      </w:r>
      <w:r w:rsidR="00207E29">
        <w:rPr>
          <w:b/>
          <w:bCs/>
        </w:rPr>
        <w:t xml:space="preserve"> </w:t>
      </w:r>
      <w:r w:rsidR="00207E29">
        <w:t xml:space="preserve">verifica se o </w:t>
      </w:r>
      <w:r w:rsidR="00207E29" w:rsidRPr="00BE34EB">
        <w:rPr>
          <w:rStyle w:val="TF-COURIER9"/>
        </w:rPr>
        <w:t>jogo == 2</w:t>
      </w:r>
      <w:r w:rsidR="00207E29">
        <w:t xml:space="preserve"> (</w:t>
      </w:r>
      <w:r w:rsidR="00CD7E6E">
        <w:t>ou seja,</w:t>
      </w:r>
      <w:r w:rsidR="00207E29">
        <w:t xml:space="preserve"> se é o jogo da memória</w:t>
      </w:r>
      <w:r w:rsidR="003568A1">
        <w:t xml:space="preserve">) e, se não for o </w:t>
      </w:r>
      <w:r w:rsidR="007630E1" w:rsidRPr="00BE34EB">
        <w:rPr>
          <w:rStyle w:val="TF-COURIER9"/>
        </w:rPr>
        <w:t xml:space="preserve">Jogo </w:t>
      </w:r>
      <w:r w:rsidR="00207E29" w:rsidRPr="00BE34EB">
        <w:rPr>
          <w:rStyle w:val="TF-COURIER9"/>
        </w:rPr>
        <w:t xml:space="preserve">da </w:t>
      </w:r>
      <w:r w:rsidR="007444AD" w:rsidRPr="00BE34EB">
        <w:rPr>
          <w:rStyle w:val="TF-COURIER9"/>
        </w:rPr>
        <w:t>Memória</w:t>
      </w:r>
      <w:r w:rsidR="007444AD">
        <w:t>, ele</w:t>
      </w:r>
      <w:r w:rsidR="003568A1">
        <w:t xml:space="preserve"> retornara verdadeiro, mas, caso contrário, retornará o resultado do método</w:t>
      </w:r>
      <w:r w:rsidR="00C24A7E">
        <w:t xml:space="preserve"> </w:t>
      </w:r>
      <w:proofErr w:type="spellStart"/>
      <w:r w:rsidR="00C24A7E" w:rsidRPr="00BE34EB">
        <w:rPr>
          <w:rStyle w:val="TF-COURIER9"/>
        </w:rPr>
        <w:t>setPar</w:t>
      </w:r>
      <w:proofErr w:type="spellEnd"/>
      <w:r w:rsidR="003D0AFF">
        <w:t>.</w:t>
      </w:r>
      <w:r w:rsidR="00156665">
        <w:t xml:space="preserve"> Primeiro o</w:t>
      </w:r>
      <w:r w:rsidR="00156665" w:rsidRPr="00156665">
        <w:t xml:space="preserve"> </w:t>
      </w:r>
      <w:r w:rsidR="00156665">
        <w:t xml:space="preserve">método </w:t>
      </w:r>
      <w:proofErr w:type="spellStart"/>
      <w:r w:rsidR="00156665" w:rsidRPr="00BE34EB">
        <w:rPr>
          <w:rStyle w:val="TF-COURIER9"/>
        </w:rPr>
        <w:t>setPar</w:t>
      </w:r>
      <w:proofErr w:type="spellEnd"/>
      <w:r w:rsidR="00156665" w:rsidRPr="00BE34EB">
        <w:rPr>
          <w:rStyle w:val="TF-COURIER9"/>
        </w:rPr>
        <w:t xml:space="preserve"> </w:t>
      </w:r>
      <w:r w:rsidR="00156665">
        <w:t xml:space="preserve">verifica se o </w:t>
      </w:r>
      <w:r w:rsidR="00156665" w:rsidRPr="00BE34EB">
        <w:rPr>
          <w:rStyle w:val="TF-COURIER9"/>
        </w:rPr>
        <w:t>objeto</w:t>
      </w:r>
      <w:r w:rsidR="00156665">
        <w:t xml:space="preserve"> já formou um </w:t>
      </w:r>
      <w:r w:rsidR="00B93236">
        <w:t>par (</w:t>
      </w:r>
      <w:r w:rsidR="00156665">
        <w:t>pares já encontrados não podem ser vistos).</w:t>
      </w:r>
      <w:r w:rsidR="00E87491">
        <w:t xml:space="preserve"> </w:t>
      </w:r>
      <w:r w:rsidR="007630E1">
        <w:t xml:space="preserve">Após </w:t>
      </w:r>
      <w:r w:rsidR="00430E9E">
        <w:t>esse processo</w:t>
      </w:r>
      <w:r w:rsidR="003568A1">
        <w:t>,</w:t>
      </w:r>
      <w:r w:rsidR="00430E9E">
        <w:t xml:space="preserve"> </w:t>
      </w:r>
      <w:r w:rsidR="00156665">
        <w:t>o</w:t>
      </w:r>
      <w:r w:rsidR="003D0AFF">
        <w:t xml:space="preserve"> método </w:t>
      </w:r>
      <w:proofErr w:type="spellStart"/>
      <w:r w:rsidR="00156665" w:rsidRPr="00BE34EB">
        <w:rPr>
          <w:rStyle w:val="TF-COURIER9"/>
        </w:rPr>
        <w:t>setPar</w:t>
      </w:r>
      <w:proofErr w:type="spellEnd"/>
      <w:r w:rsidR="00156665">
        <w:t xml:space="preserve"> verifica</w:t>
      </w:r>
      <w:r w:rsidR="00A63995">
        <w:t xml:space="preserve"> se </w:t>
      </w:r>
      <w:r w:rsidR="00E87491">
        <w:t xml:space="preserve">a variável </w:t>
      </w:r>
      <w:r w:rsidR="00E87491" w:rsidRPr="00BE34EB">
        <w:rPr>
          <w:rStyle w:val="TF-COURIER9"/>
        </w:rPr>
        <w:t>par</w:t>
      </w:r>
      <w:r w:rsidR="00E87491">
        <w:t xml:space="preserve"> é diferente de </w:t>
      </w:r>
      <w:proofErr w:type="spellStart"/>
      <w:r w:rsidR="00E87491" w:rsidRPr="009C4E38">
        <w:rPr>
          <w:rStyle w:val="TF-COURIER9"/>
        </w:rPr>
        <w:t>null</w:t>
      </w:r>
      <w:proofErr w:type="spellEnd"/>
      <w:r w:rsidR="00E87491">
        <w:t xml:space="preserve">, </w:t>
      </w:r>
      <w:r w:rsidR="003568A1">
        <w:t>e se essa variável não possuir um valor, ela assume o valor do</w:t>
      </w:r>
      <w:r w:rsidR="003568A1" w:rsidRPr="00C23DA8">
        <w:rPr>
          <w:rFonts w:ascii="Courier" w:hAnsi="Courier"/>
          <w:sz w:val="18"/>
        </w:rPr>
        <w:t xml:space="preserve"> </w:t>
      </w:r>
      <w:proofErr w:type="spellStart"/>
      <w:r w:rsidR="000D262D" w:rsidRPr="00C23DA8">
        <w:rPr>
          <w:rFonts w:ascii="Courier" w:hAnsi="Courier"/>
          <w:sz w:val="18"/>
        </w:rPr>
        <w:t>marcadorMemoria</w:t>
      </w:r>
      <w:proofErr w:type="spellEnd"/>
      <w:r w:rsidR="007630E1">
        <w:t xml:space="preserve">. </w:t>
      </w:r>
      <w:r w:rsidR="003568A1">
        <w:t>Caso contrário, é verificado se o objeto</w:t>
      </w:r>
      <w:r w:rsidR="00A63995">
        <w:t xml:space="preserve"> </w:t>
      </w:r>
      <w:proofErr w:type="spellStart"/>
      <w:r w:rsidR="00A63995" w:rsidRPr="00C23DA8">
        <w:rPr>
          <w:rFonts w:ascii="Courier" w:hAnsi="Courier"/>
          <w:sz w:val="18"/>
        </w:rPr>
        <w:t>marcadorMemoria</w:t>
      </w:r>
      <w:proofErr w:type="spellEnd"/>
      <w:r w:rsidR="00A63995">
        <w:rPr>
          <w:b/>
          <w:bCs/>
        </w:rPr>
        <w:t xml:space="preserve"> </w:t>
      </w:r>
      <w:r w:rsidR="00A63995" w:rsidRPr="00A63995">
        <w:t xml:space="preserve">possui </w:t>
      </w:r>
      <w:r w:rsidR="000019E1">
        <w:t>o</w:t>
      </w:r>
      <w:r w:rsidR="000019E1" w:rsidRPr="00A63995">
        <w:t xml:space="preserve"> mesm</w:t>
      </w:r>
      <w:r w:rsidR="000019E1">
        <w:t>o</w:t>
      </w:r>
      <w:r w:rsidR="000019E1" w:rsidRPr="00A63995">
        <w:t xml:space="preserve"> </w:t>
      </w:r>
      <w:r w:rsidR="00A63995" w:rsidRPr="00C23DA8">
        <w:rPr>
          <w:rFonts w:ascii="Courier" w:hAnsi="Courier"/>
          <w:sz w:val="18"/>
        </w:rPr>
        <w:t>id</w:t>
      </w:r>
      <w:r w:rsidR="00A63995">
        <w:t xml:space="preserve"> de um da</w:t>
      </w:r>
      <w:r w:rsidR="000019E1">
        <w:t>s</w:t>
      </w:r>
      <w:r w:rsidR="00A63995">
        <w:t xml:space="preserve"> variáve</w:t>
      </w:r>
      <w:r w:rsidR="00156665">
        <w:t>is</w:t>
      </w:r>
      <w:r w:rsidR="00A63995">
        <w:t xml:space="preserve"> </w:t>
      </w:r>
      <w:r w:rsidR="00A63995" w:rsidRPr="00BE34EB">
        <w:rPr>
          <w:rStyle w:val="TF-COURIER9"/>
        </w:rPr>
        <w:t>par</w:t>
      </w:r>
      <w:r w:rsidR="00156665" w:rsidRPr="00BE34EB">
        <w:rPr>
          <w:rStyle w:val="TF-COURIER9"/>
        </w:rPr>
        <w:t>1</w:t>
      </w:r>
      <w:r w:rsidR="00156665">
        <w:t xml:space="preserve"> ou </w:t>
      </w:r>
      <w:r w:rsidR="00156665" w:rsidRPr="00BE34EB">
        <w:rPr>
          <w:rStyle w:val="TF-COURIER9"/>
        </w:rPr>
        <w:t>par2</w:t>
      </w:r>
      <w:r w:rsidR="003568A1">
        <w:t xml:space="preserve"> e, se nenhuma condição for atendida, é retornado </w:t>
      </w:r>
      <w:r w:rsidR="00E87491" w:rsidRPr="00BE34EB">
        <w:rPr>
          <w:rStyle w:val="TF-COURIER9"/>
        </w:rPr>
        <w:t>falso</w:t>
      </w:r>
      <w:r w:rsidR="00E87491">
        <w:t>.</w:t>
      </w:r>
    </w:p>
    <w:p w14:paraId="754EA857" w14:textId="2B8724DC" w:rsidR="0030529D" w:rsidRDefault="0030529D" w:rsidP="00455D28">
      <w:pPr>
        <w:pStyle w:val="TF-TEXTO"/>
      </w:pPr>
      <w:r w:rsidRPr="00402830">
        <w:t xml:space="preserve">O </w:t>
      </w:r>
      <w:r w:rsidR="0037089C" w:rsidRPr="0085058F">
        <w:rPr>
          <w:i/>
          <w:iCs/>
        </w:rPr>
        <w:t>script</w:t>
      </w:r>
      <w:r w:rsidR="0037089C">
        <w:rPr>
          <w:i/>
          <w:iCs/>
        </w:rPr>
        <w:t xml:space="preserve"> </w:t>
      </w:r>
      <w:r w:rsidR="00532BAA">
        <w:rPr>
          <w:rFonts w:ascii="Courier" w:hAnsi="Courier"/>
          <w:sz w:val="18"/>
        </w:rPr>
        <w:t>Jogador</w:t>
      </w:r>
      <w:r w:rsidRPr="00402830">
        <w:t xml:space="preserve">, que é anexado ao </w:t>
      </w:r>
      <w:proofErr w:type="spellStart"/>
      <w:r w:rsidRPr="00C23DA8">
        <w:rPr>
          <w:rFonts w:ascii="Courier" w:hAnsi="Courier"/>
          <w:sz w:val="18"/>
        </w:rPr>
        <w:t>GameObject</w:t>
      </w:r>
      <w:proofErr w:type="spellEnd"/>
      <w:r w:rsidRPr="00402830">
        <w:t xml:space="preserve"> dos marcadores de ambos os jogadores, é responsável pelas interações de cada jogador no </w:t>
      </w:r>
      <w:r w:rsidR="00CC3B4F" w:rsidRPr="00BE34EB">
        <w:rPr>
          <w:rStyle w:val="TF-COURIER9"/>
        </w:rPr>
        <w:t xml:space="preserve">Jogo </w:t>
      </w:r>
      <w:r w:rsidRPr="00BE34EB">
        <w:rPr>
          <w:rStyle w:val="TF-COURIER9"/>
        </w:rPr>
        <w:t xml:space="preserve">da </w:t>
      </w:r>
      <w:r w:rsidR="00CC3B4F" w:rsidRPr="00BE34EB">
        <w:rPr>
          <w:rStyle w:val="TF-COURIER9"/>
        </w:rPr>
        <w:t>Memória</w:t>
      </w:r>
      <w:r w:rsidR="00CC3B4F" w:rsidRPr="00402830">
        <w:t xml:space="preserve"> </w:t>
      </w:r>
      <w:r w:rsidRPr="00402830">
        <w:t xml:space="preserve">com os botões virtuais do marcador. O marcador </w:t>
      </w:r>
      <w:r w:rsidRPr="00BE34EB">
        <w:rPr>
          <w:rStyle w:val="TF-COURIER9"/>
        </w:rPr>
        <w:t>jogadores</w:t>
      </w:r>
      <w:r w:rsidRPr="00402830">
        <w:t xml:space="preserve"> possu</w:t>
      </w:r>
      <w:r w:rsidR="003568A1">
        <w:t>i</w:t>
      </w:r>
      <w:r w:rsidRPr="00402830">
        <w:t xml:space="preserve"> três botões </w:t>
      </w:r>
      <w:r w:rsidR="00455D28" w:rsidRPr="00402830">
        <w:t>virtuais.</w:t>
      </w:r>
      <w:r w:rsidR="00455D28">
        <w:t xml:space="preserve"> O </w:t>
      </w:r>
      <w:r w:rsidRPr="00402830">
        <w:t xml:space="preserve">primeiro botão serve para verificar se os marcadores do </w:t>
      </w:r>
      <w:r w:rsidR="00CC3B4F" w:rsidRPr="00BE34EB">
        <w:rPr>
          <w:rStyle w:val="TF-COURIER9"/>
        </w:rPr>
        <w:t xml:space="preserve">Jogo </w:t>
      </w:r>
      <w:r w:rsidRPr="00BE34EB">
        <w:rPr>
          <w:rStyle w:val="TF-COURIER9"/>
        </w:rPr>
        <w:t xml:space="preserve">da </w:t>
      </w:r>
      <w:r w:rsidR="00CC3B4F" w:rsidRPr="00BE34EB">
        <w:rPr>
          <w:rStyle w:val="TF-COURIER9"/>
        </w:rPr>
        <w:t>Memória</w:t>
      </w:r>
      <w:r w:rsidR="00CC3B4F" w:rsidRPr="00402830">
        <w:t xml:space="preserve"> </w:t>
      </w:r>
      <w:r w:rsidRPr="00402830">
        <w:t>mostrados em cena formam um par</w:t>
      </w:r>
      <w:r w:rsidR="00CC3B4F">
        <w:t xml:space="preserve">, o qual é verificado </w:t>
      </w:r>
      <w:r w:rsidR="00E15133">
        <w:t>pelo</w:t>
      </w:r>
      <w:r w:rsidR="00AA1923">
        <w:t xml:space="preserve"> m</w:t>
      </w:r>
      <w:r w:rsidR="00CC3B4F">
        <w:t>é</w:t>
      </w:r>
      <w:r w:rsidR="00AA1923">
        <w:t xml:space="preserve">todo </w:t>
      </w:r>
      <w:proofErr w:type="spellStart"/>
      <w:r w:rsidR="00AA1923" w:rsidRPr="00C23DA8">
        <w:rPr>
          <w:rFonts w:ascii="Courier" w:hAnsi="Courier"/>
          <w:sz w:val="18"/>
        </w:rPr>
        <w:t>comparaPar</w:t>
      </w:r>
      <w:proofErr w:type="spellEnd"/>
      <w:r w:rsidR="00AA1923">
        <w:rPr>
          <w:b/>
          <w:bCs/>
        </w:rPr>
        <w:t xml:space="preserve"> </w:t>
      </w:r>
      <w:r w:rsidR="00AA1923" w:rsidRPr="00AA1923">
        <w:t>do</w:t>
      </w:r>
      <w:r w:rsidR="00AA1923">
        <w:rPr>
          <w:b/>
          <w:bCs/>
        </w:rPr>
        <w:t xml:space="preserve"> </w:t>
      </w:r>
      <w:r w:rsidR="00CC3B4F" w:rsidRPr="0085058F">
        <w:rPr>
          <w:i/>
          <w:iCs/>
        </w:rPr>
        <w:t>script</w:t>
      </w:r>
      <w:r w:rsidR="00CC3B4F">
        <w:rPr>
          <w:i/>
          <w:iCs/>
        </w:rPr>
        <w:t xml:space="preserve"> </w:t>
      </w:r>
      <w:proofErr w:type="spellStart"/>
      <w:r w:rsidR="00532BAA" w:rsidRPr="00532BAA">
        <w:rPr>
          <w:rFonts w:ascii="Courier" w:hAnsi="Courier"/>
          <w:sz w:val="18"/>
        </w:rPr>
        <w:t>GameControler</w:t>
      </w:r>
      <w:proofErr w:type="spellEnd"/>
      <w:r w:rsidRPr="00402830">
        <w:t xml:space="preserve">. O segundo botão serve para habilitar a inspeção de objetos virtuais pelo marcador cubo. O terceiro </w:t>
      </w:r>
      <w:r w:rsidR="009C017A">
        <w:t xml:space="preserve">botão </w:t>
      </w:r>
      <w:r w:rsidRPr="00402830">
        <w:t xml:space="preserve">encerra a rodada do jogador atual e inicia a roda do próximo jogador. Cada um dos botões virtuais notifica o </w:t>
      </w:r>
      <w:r w:rsidR="009C017A" w:rsidRPr="0085058F">
        <w:rPr>
          <w:i/>
          <w:iCs/>
        </w:rPr>
        <w:t>script</w:t>
      </w:r>
      <w:r w:rsidR="009C017A">
        <w:rPr>
          <w:i/>
          <w:iCs/>
        </w:rPr>
        <w:t xml:space="preserve"> </w:t>
      </w:r>
      <w:proofErr w:type="spellStart"/>
      <w:r w:rsidR="00532BAA" w:rsidRPr="00532BAA">
        <w:rPr>
          <w:rFonts w:ascii="Courier" w:hAnsi="Courier"/>
          <w:sz w:val="18"/>
        </w:rPr>
        <w:t>GameControler</w:t>
      </w:r>
      <w:proofErr w:type="spellEnd"/>
      <w:r w:rsidRPr="00402830">
        <w:t xml:space="preserve"> </w:t>
      </w:r>
      <w:r w:rsidRPr="00640DB5">
        <w:rPr>
          <w:color w:val="000000" w:themeColor="text1"/>
        </w:rPr>
        <w:t xml:space="preserve">que por sua vez comunica o </w:t>
      </w:r>
      <w:r w:rsidR="009C017A" w:rsidRPr="0085058F">
        <w:rPr>
          <w:i/>
          <w:iCs/>
        </w:rPr>
        <w:t>script</w:t>
      </w:r>
      <w:r w:rsidR="009C017A">
        <w:rPr>
          <w:i/>
          <w:iCs/>
        </w:rPr>
        <w:t xml:space="preserve"> </w:t>
      </w:r>
      <w:r w:rsidR="0009573E" w:rsidRPr="00532BAA">
        <w:rPr>
          <w:rStyle w:val="TF-COURIER9"/>
          <w:color w:val="000000" w:themeColor="text1"/>
        </w:rPr>
        <w:t>UICONTROLER</w:t>
      </w:r>
      <w:r w:rsidR="00640DB5" w:rsidRPr="00532BAA">
        <w:rPr>
          <w:color w:val="000000" w:themeColor="text1"/>
        </w:rPr>
        <w:t xml:space="preserve"> </w:t>
      </w:r>
      <w:r w:rsidR="00640DB5" w:rsidRPr="00640DB5">
        <w:rPr>
          <w:color w:val="000000" w:themeColor="text1"/>
        </w:rPr>
        <w:t>que muda a interface visual do aplicativo</w:t>
      </w:r>
      <w:r w:rsidR="00640DB5">
        <w:rPr>
          <w:color w:val="000000" w:themeColor="text1"/>
        </w:rPr>
        <w:t>.</w:t>
      </w:r>
    </w:p>
    <w:p w14:paraId="5847EFD7" w14:textId="1EA9686E" w:rsidR="00532BAA" w:rsidRDefault="004058B6" w:rsidP="00532BAA">
      <w:pPr>
        <w:pStyle w:val="TF-TEXTO"/>
      </w:pPr>
      <w:r w:rsidRPr="00402830">
        <w:t xml:space="preserve">O </w:t>
      </w:r>
      <w:r w:rsidR="0037089C" w:rsidRPr="0085058F">
        <w:rPr>
          <w:i/>
          <w:iCs/>
        </w:rPr>
        <w:t>script</w:t>
      </w:r>
      <w:r w:rsidR="0037089C">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t xml:space="preserve">é utilizado também para verificar se dois </w:t>
      </w:r>
      <w:proofErr w:type="spellStart"/>
      <w:r w:rsidRPr="00C23DA8">
        <w:rPr>
          <w:rFonts w:ascii="Courier" w:hAnsi="Courier"/>
          <w:sz w:val="18"/>
        </w:rPr>
        <w:t>marcadorMemoria</w:t>
      </w:r>
      <w:proofErr w:type="spellEnd"/>
      <w:r>
        <w:rPr>
          <w:b/>
          <w:bCs/>
        </w:rPr>
        <w:t xml:space="preserve"> </w:t>
      </w:r>
      <w:r>
        <w:t xml:space="preserve">formam um par através do método </w:t>
      </w:r>
      <w:proofErr w:type="spellStart"/>
      <w:r w:rsidRPr="00C23DA8">
        <w:rPr>
          <w:rFonts w:ascii="Courier" w:hAnsi="Courier"/>
          <w:sz w:val="18"/>
        </w:rPr>
        <w:t>comparaPar</w:t>
      </w:r>
      <w:proofErr w:type="spellEnd"/>
      <w:r>
        <w:t>.</w:t>
      </w:r>
      <w:r w:rsidR="00236487">
        <w:t xml:space="preserve"> Esse m</w:t>
      </w:r>
      <w:r w:rsidR="009C017A">
        <w:t>é</w:t>
      </w:r>
      <w:r w:rsidR="00236487">
        <w:t xml:space="preserve">todo compara se os </w:t>
      </w:r>
      <w:proofErr w:type="spellStart"/>
      <w:r w:rsidR="00236487" w:rsidRPr="00C23DA8">
        <w:rPr>
          <w:rFonts w:ascii="Courier" w:hAnsi="Courier"/>
          <w:sz w:val="18"/>
        </w:rPr>
        <w:t>marcadorMemoria</w:t>
      </w:r>
      <w:proofErr w:type="spellEnd"/>
      <w:r w:rsidR="00236487">
        <w:rPr>
          <w:b/>
          <w:bCs/>
        </w:rPr>
        <w:t xml:space="preserve"> </w:t>
      </w:r>
      <w:r w:rsidR="00236487" w:rsidRPr="00236487">
        <w:t>armazenados</w:t>
      </w:r>
      <w:r w:rsidR="00236487">
        <w:t xml:space="preserve"> em </w:t>
      </w:r>
      <w:r w:rsidR="00236487" w:rsidRPr="00C23DA8">
        <w:rPr>
          <w:rFonts w:ascii="Courier" w:hAnsi="Courier"/>
          <w:sz w:val="18"/>
        </w:rPr>
        <w:t>par1</w:t>
      </w:r>
      <w:r w:rsidR="00236487">
        <w:t xml:space="preserve"> e </w:t>
      </w:r>
      <w:r w:rsidR="00236487" w:rsidRPr="00C23DA8">
        <w:rPr>
          <w:rFonts w:ascii="Courier" w:hAnsi="Courier"/>
          <w:sz w:val="18"/>
        </w:rPr>
        <w:t>par2</w:t>
      </w:r>
      <w:r w:rsidR="00236487">
        <w:t xml:space="preserve"> possuem o </w:t>
      </w:r>
      <w:proofErr w:type="spellStart"/>
      <w:r w:rsidR="00236487" w:rsidRPr="00C23DA8">
        <w:rPr>
          <w:rFonts w:ascii="Courier" w:hAnsi="Courier"/>
          <w:sz w:val="18"/>
        </w:rPr>
        <w:t>parN</w:t>
      </w:r>
      <w:proofErr w:type="spellEnd"/>
      <w:r w:rsidR="00236487">
        <w:t xml:space="preserve"> com o mesmo valor numérico </w:t>
      </w:r>
      <w:r w:rsidR="001920AF">
        <w:t>e retorna</w:t>
      </w:r>
      <w:r w:rsidR="00236487">
        <w:t xml:space="preserve"> o resultado da comparação</w:t>
      </w:r>
      <w:r w:rsidR="009C017A">
        <w:t>. T</w:t>
      </w:r>
      <w:r w:rsidR="00236487">
        <w:t xml:space="preserve">odo </w:t>
      </w:r>
      <w:r w:rsidR="008B0B0D" w:rsidRPr="000D262D">
        <w:t>marcador</w:t>
      </w:r>
      <w:r w:rsidR="008B0B0D" w:rsidRPr="0018187D">
        <w:rPr>
          <w:b/>
          <w:bCs/>
        </w:rPr>
        <w:t xml:space="preserve"> </w:t>
      </w:r>
      <w:r w:rsidR="008B0B0D" w:rsidRPr="00C23DA8">
        <w:rPr>
          <w:rFonts w:ascii="Courier" w:hAnsi="Courier"/>
          <w:sz w:val="18"/>
        </w:rPr>
        <w:t>memoria</w:t>
      </w:r>
      <w:r w:rsidR="00236487">
        <w:rPr>
          <w:b/>
          <w:bCs/>
        </w:rPr>
        <w:t xml:space="preserve"> </w:t>
      </w:r>
      <w:r w:rsidR="00236487">
        <w:t xml:space="preserve">possui a </w:t>
      </w:r>
      <w:r w:rsidR="00E324D5">
        <w:t>variável</w:t>
      </w:r>
      <w:r w:rsidR="00236487">
        <w:t xml:space="preserve"> </w:t>
      </w:r>
      <w:proofErr w:type="spellStart"/>
      <w:r w:rsidR="00236487" w:rsidRPr="00C23DA8">
        <w:rPr>
          <w:rFonts w:ascii="Courier" w:hAnsi="Courier"/>
          <w:sz w:val="18"/>
        </w:rPr>
        <w:t>parN</w:t>
      </w:r>
      <w:proofErr w:type="spellEnd"/>
      <w:r w:rsidR="00236487">
        <w:t xml:space="preserve"> para essa comparação.</w:t>
      </w:r>
    </w:p>
    <w:p w14:paraId="6ED8A082" w14:textId="77777777" w:rsidR="003568A1" w:rsidRDefault="00E324D5" w:rsidP="003568A1">
      <w:pPr>
        <w:pStyle w:val="TF-TEXTO"/>
      </w:pPr>
      <w:r w:rsidRPr="00402830">
        <w:t xml:space="preserve">O </w:t>
      </w:r>
      <w:r w:rsidR="0037089C" w:rsidRPr="0085058F">
        <w:rPr>
          <w:i/>
          <w:iCs/>
        </w:rPr>
        <w:t>script</w:t>
      </w:r>
      <w:r w:rsidR="0037089C">
        <w:rPr>
          <w:i/>
          <w:iCs/>
        </w:rPr>
        <w:t xml:space="preserve"> </w:t>
      </w:r>
      <w:proofErr w:type="spellStart"/>
      <w:r w:rsidR="00532BAA" w:rsidRPr="00532BAA">
        <w:rPr>
          <w:rFonts w:ascii="Courier" w:hAnsi="Courier"/>
          <w:sz w:val="18"/>
        </w:rPr>
        <w:t>GameControler</w:t>
      </w:r>
      <w:proofErr w:type="spellEnd"/>
      <w:r w:rsidR="00532BAA" w:rsidRPr="00532BAA">
        <w:rPr>
          <w:rFonts w:ascii="Courier" w:hAnsi="Courier"/>
          <w:sz w:val="18"/>
        </w:rPr>
        <w:t xml:space="preserve"> </w:t>
      </w:r>
      <w:r>
        <w:t>é utilizado também para controlar quem é</w:t>
      </w:r>
      <w:r w:rsidR="003568A1">
        <w:t xml:space="preserve"> o</w:t>
      </w:r>
      <w:r>
        <w:t xml:space="preserve"> jogador da rodada no </w:t>
      </w:r>
      <w:r w:rsidR="009C017A" w:rsidRPr="00BE34EB">
        <w:rPr>
          <w:rStyle w:val="TF-COURIER9"/>
        </w:rPr>
        <w:t xml:space="preserve">Jogo </w:t>
      </w:r>
      <w:r w:rsidRPr="00BE34EB">
        <w:rPr>
          <w:rStyle w:val="TF-COURIER9"/>
        </w:rPr>
        <w:t xml:space="preserve">da </w:t>
      </w:r>
      <w:r w:rsidR="009C017A" w:rsidRPr="00BE34EB">
        <w:rPr>
          <w:rStyle w:val="TF-COURIER9"/>
        </w:rPr>
        <w:t>Memória</w:t>
      </w:r>
      <w:r>
        <w:t xml:space="preserve">, </w:t>
      </w:r>
      <w:r w:rsidR="003568A1">
        <w:t xml:space="preserve">e apenas este consegue </w:t>
      </w:r>
      <w:r>
        <w:t xml:space="preserve">utilizar a função dos </w:t>
      </w:r>
      <w:r w:rsidRPr="00402830">
        <w:t>três botões virtuais</w:t>
      </w:r>
      <w:r>
        <w:t xml:space="preserve"> relacionados ao </w:t>
      </w:r>
      <w:r w:rsidR="009C017A" w:rsidRPr="0085058F">
        <w:rPr>
          <w:i/>
          <w:iCs/>
        </w:rPr>
        <w:t>script</w:t>
      </w:r>
      <w:r w:rsidR="009C017A">
        <w:rPr>
          <w:i/>
          <w:iCs/>
        </w:rPr>
        <w:t xml:space="preserve"> </w:t>
      </w:r>
      <w:r w:rsidR="00532BAA">
        <w:rPr>
          <w:rFonts w:ascii="Courier" w:hAnsi="Courier"/>
          <w:sz w:val="18"/>
        </w:rPr>
        <w:t>J</w:t>
      </w:r>
      <w:r w:rsidR="00532BAA" w:rsidRPr="00AB1648">
        <w:rPr>
          <w:rFonts w:ascii="Courier" w:hAnsi="Courier"/>
          <w:sz w:val="18"/>
        </w:rPr>
        <w:t>ogador</w:t>
      </w:r>
      <w:r>
        <w:rPr>
          <w:b/>
          <w:bCs/>
        </w:rPr>
        <w:t xml:space="preserve">. </w:t>
      </w:r>
      <w:r>
        <w:t xml:space="preserve">No </w:t>
      </w:r>
      <w:r w:rsidR="001920AF">
        <w:t xml:space="preserve">método </w:t>
      </w:r>
      <w:r w:rsidR="001920AF" w:rsidRPr="00C23DA8">
        <w:rPr>
          <w:rFonts w:ascii="Courier" w:hAnsi="Courier"/>
          <w:sz w:val="18"/>
        </w:rPr>
        <w:t>limpar</w:t>
      </w:r>
      <w:r w:rsidR="001920AF">
        <w:t xml:space="preserve"> as</w:t>
      </w:r>
      <w:r>
        <w:t xml:space="preserve"> variáveis </w:t>
      </w:r>
      <w:r w:rsidRPr="00C23DA8">
        <w:rPr>
          <w:rFonts w:ascii="Courier" w:hAnsi="Courier"/>
          <w:sz w:val="18"/>
        </w:rPr>
        <w:t>par1</w:t>
      </w:r>
      <w:r>
        <w:t xml:space="preserve"> e </w:t>
      </w:r>
      <w:r w:rsidRPr="00C23DA8">
        <w:rPr>
          <w:rFonts w:ascii="Courier" w:hAnsi="Courier"/>
          <w:sz w:val="18"/>
        </w:rPr>
        <w:t>par2</w:t>
      </w:r>
      <w:r>
        <w:t xml:space="preserve"> </w:t>
      </w:r>
      <w:r w:rsidR="003568A1">
        <w:t xml:space="preserve">são zeradas e o índice que indica qual é o jogador da rodada é atualizado </w:t>
      </w:r>
      <w:r w:rsidR="001920AF">
        <w:t xml:space="preserve">(mudando para próximo </w:t>
      </w:r>
      <w:r w:rsidR="0085058F">
        <w:t>jogador)</w:t>
      </w:r>
      <w:r>
        <w:t xml:space="preserve"> internamente e na interface visual</w:t>
      </w:r>
      <w:r w:rsidR="001920AF">
        <w:t xml:space="preserve">. </w:t>
      </w:r>
      <w:r w:rsidR="003568A1">
        <w:t xml:space="preserve">Após esse processo, é verificado se o número de pares formados é igual ao número máximo de pares, caso seja igual, as pontuações dos jogadores são zeradas e a variável </w:t>
      </w:r>
      <w:r w:rsidR="003568A1" w:rsidRPr="00C23DA8">
        <w:rPr>
          <w:rFonts w:ascii="Courier" w:hAnsi="Courier"/>
          <w:sz w:val="18"/>
        </w:rPr>
        <w:t>coletados</w:t>
      </w:r>
      <w:r w:rsidR="003568A1" w:rsidRPr="00031644">
        <w:t>,</w:t>
      </w:r>
      <w:r w:rsidR="003568A1">
        <w:t xml:space="preserve"> que contém todos os pares coletados será zerada e, dessa forma, reiniciando o jogo.</w:t>
      </w:r>
    </w:p>
    <w:p w14:paraId="3D94774E" w14:textId="32B66F92" w:rsidR="00046FBD" w:rsidRDefault="00B6451A" w:rsidP="00046FBD">
      <w:pPr>
        <w:pStyle w:val="TF-TEXTO"/>
      </w:pPr>
      <w:r>
        <w:t xml:space="preserve">O </w:t>
      </w:r>
      <w:r w:rsidR="0037089C" w:rsidRPr="0085058F">
        <w:rPr>
          <w:i/>
          <w:iCs/>
        </w:rPr>
        <w:t>script</w:t>
      </w:r>
      <w:r w:rsidR="0037089C">
        <w:rPr>
          <w:i/>
          <w:iCs/>
        </w:rPr>
        <w:t xml:space="preserve"> </w:t>
      </w:r>
      <w:proofErr w:type="spellStart"/>
      <w:r w:rsidR="009875ED" w:rsidRPr="00C23DA8">
        <w:rPr>
          <w:rFonts w:ascii="Courier" w:hAnsi="Courier"/>
          <w:sz w:val="18"/>
        </w:rPr>
        <w:t>DBscript</w:t>
      </w:r>
      <w:proofErr w:type="spellEnd"/>
      <w:r w:rsidR="009875ED">
        <w:t xml:space="preserve"> controla</w:t>
      </w:r>
      <w:r>
        <w:t xml:space="preserve"> o</w:t>
      </w:r>
      <w:r w:rsidR="007508E1">
        <w:t xml:space="preserve"> banco de dados local</w:t>
      </w:r>
      <w:r>
        <w:t xml:space="preserve"> </w:t>
      </w:r>
      <w:r w:rsidR="00E50D07">
        <w:t>utilizando</w:t>
      </w:r>
      <w:r>
        <w:t xml:space="preserve"> </w:t>
      </w:r>
      <w:r w:rsidRPr="00C23DA8">
        <w:rPr>
          <w:rFonts w:ascii="Courier" w:hAnsi="Courier"/>
          <w:sz w:val="18"/>
        </w:rPr>
        <w:t>SQLITE</w:t>
      </w:r>
      <w:r w:rsidR="00E50D07">
        <w:t xml:space="preserve">. Este </w:t>
      </w:r>
      <w:r w:rsidR="00E50D07" w:rsidRPr="0085058F">
        <w:rPr>
          <w:i/>
          <w:iCs/>
        </w:rPr>
        <w:t>script</w:t>
      </w:r>
      <w:r w:rsidR="00E50D07">
        <w:rPr>
          <w:i/>
          <w:iCs/>
        </w:rPr>
        <w:t xml:space="preserve"> </w:t>
      </w:r>
      <w:r w:rsidR="007508E1">
        <w:t xml:space="preserve">é um </w:t>
      </w:r>
      <w:proofErr w:type="spellStart"/>
      <w:r w:rsidR="00E50D07" w:rsidRPr="00C23DA8">
        <w:rPr>
          <w:rFonts w:ascii="Courier" w:hAnsi="Courier"/>
          <w:sz w:val="18"/>
        </w:rPr>
        <w:t>sig</w:t>
      </w:r>
      <w:r w:rsidR="00E50D07">
        <w:rPr>
          <w:rFonts w:ascii="Courier" w:hAnsi="Courier"/>
          <w:sz w:val="18"/>
        </w:rPr>
        <w:t>le</w:t>
      </w:r>
      <w:r w:rsidR="00E50D07" w:rsidRPr="00C23DA8">
        <w:rPr>
          <w:rFonts w:ascii="Courier" w:hAnsi="Courier"/>
          <w:sz w:val="18"/>
        </w:rPr>
        <w:t>ton</w:t>
      </w:r>
      <w:proofErr w:type="spellEnd"/>
      <w:r w:rsidR="00E50D07" w:rsidRPr="007508E1">
        <w:rPr>
          <w:color w:val="FF0000"/>
        </w:rPr>
        <w:t xml:space="preserve"> </w:t>
      </w:r>
      <w:r w:rsidR="003568A1">
        <w:t>que possui sua instância pública</w:t>
      </w:r>
      <w:r w:rsidR="007508E1">
        <w:t xml:space="preserve"> e não é destruído quando muda da</w:t>
      </w:r>
      <w:r w:rsidR="00E50D07">
        <w:t xml:space="preserve"> cena</w:t>
      </w:r>
      <w:r w:rsidR="007508E1">
        <w:t xml:space="preserve"> </w:t>
      </w:r>
      <w:r w:rsidR="00E50D07" w:rsidRPr="00BE34EB">
        <w:rPr>
          <w:rStyle w:val="TF-COURIER9"/>
        </w:rPr>
        <w:t>M</w:t>
      </w:r>
      <w:r w:rsidR="007508E1" w:rsidRPr="00BE34EB">
        <w:rPr>
          <w:rStyle w:val="TF-COURIER9"/>
        </w:rPr>
        <w:t>enu</w:t>
      </w:r>
      <w:r w:rsidR="007508E1">
        <w:t xml:space="preserve"> para a</w:t>
      </w:r>
      <w:r w:rsidR="00E50D07">
        <w:t xml:space="preserve"> cena </w:t>
      </w:r>
      <w:r w:rsidR="007508E1">
        <w:t xml:space="preserve">da </w:t>
      </w:r>
      <w:r w:rsidR="00E50D07" w:rsidRPr="00BE34EB">
        <w:rPr>
          <w:rStyle w:val="TF-COURIER9"/>
        </w:rPr>
        <w:t xml:space="preserve">Câmera </w:t>
      </w:r>
      <w:r w:rsidR="007508E1" w:rsidRPr="00BE34EB">
        <w:rPr>
          <w:rStyle w:val="TF-COURIER9"/>
        </w:rPr>
        <w:t xml:space="preserve">do </w:t>
      </w:r>
      <w:r w:rsidR="00E50D07" w:rsidRPr="00BE34EB">
        <w:rPr>
          <w:rStyle w:val="TF-COURIER9"/>
        </w:rPr>
        <w:t>Aparelho</w:t>
      </w:r>
      <w:r w:rsidR="007508E1">
        <w:t xml:space="preserve">. </w:t>
      </w:r>
      <w:r w:rsidR="006D4FBD">
        <w:t xml:space="preserve">Quando o </w:t>
      </w:r>
      <w:r w:rsidR="00E50D07" w:rsidRPr="0085058F">
        <w:rPr>
          <w:i/>
          <w:iCs/>
        </w:rPr>
        <w:t>script</w:t>
      </w:r>
      <w:r w:rsidR="00E50D07">
        <w:rPr>
          <w:i/>
          <w:iCs/>
        </w:rPr>
        <w:t xml:space="preserve"> </w:t>
      </w:r>
      <w:proofErr w:type="spellStart"/>
      <w:r w:rsidR="006D4FBD" w:rsidRPr="00C23DA8">
        <w:rPr>
          <w:rFonts w:ascii="Courier" w:hAnsi="Courier"/>
          <w:sz w:val="18"/>
        </w:rPr>
        <w:t>DBscript</w:t>
      </w:r>
      <w:proofErr w:type="spellEnd"/>
      <w:r w:rsidR="006D4FBD">
        <w:t xml:space="preserve"> é iniciado o método </w:t>
      </w:r>
      <w:proofErr w:type="spellStart"/>
      <w:r w:rsidR="006D4FBD" w:rsidRPr="00C23DA8">
        <w:rPr>
          <w:rFonts w:ascii="Courier" w:hAnsi="Courier"/>
          <w:sz w:val="18"/>
        </w:rPr>
        <w:t>GenerateConnectionString</w:t>
      </w:r>
      <w:proofErr w:type="spellEnd"/>
      <w:r w:rsidR="006D4FBD">
        <w:t xml:space="preserve"> é chamado para obter o caminho relativo </w:t>
      </w:r>
      <w:r w:rsidR="003568A1">
        <w:t>cujo</w:t>
      </w:r>
      <w:r w:rsidR="006D4FBD">
        <w:t xml:space="preserve"> banco de dados ficará salvo no aparelho</w:t>
      </w:r>
      <w:r w:rsidR="00E50D07">
        <w:t>. E</w:t>
      </w:r>
      <w:r w:rsidR="006D4FBD">
        <w:t>sse caminho gerado pelo método poderá ser diferente dependendo do sistema operacional</w:t>
      </w:r>
      <w:r w:rsidR="003568A1">
        <w:t xml:space="preserve"> em</w:t>
      </w:r>
      <w:r w:rsidR="006D4FBD">
        <w:t xml:space="preserve"> que o aplicativo está sendo </w:t>
      </w:r>
      <w:r w:rsidR="00E50D07">
        <w:t>executado</w:t>
      </w:r>
      <w:r w:rsidR="006D4FBD">
        <w:t xml:space="preserve">. </w:t>
      </w:r>
      <w:r w:rsidR="007508E1">
        <w:t>O b</w:t>
      </w:r>
      <w:r w:rsidR="00362B8A">
        <w:t xml:space="preserve">anco de dados local possui apenas uma tabela chamada </w:t>
      </w:r>
      <w:r w:rsidR="003568A1" w:rsidRPr="00BE34EB">
        <w:rPr>
          <w:rStyle w:val="TF-COURIER9"/>
        </w:rPr>
        <w:t>Atividades</w:t>
      </w:r>
      <w:r w:rsidR="003568A1">
        <w:t xml:space="preserve"> com</w:t>
      </w:r>
      <w:r w:rsidR="00E50D07">
        <w:t xml:space="preserve"> quatro</w:t>
      </w:r>
      <w:r>
        <w:t xml:space="preserve"> colunas</w:t>
      </w:r>
      <w:r w:rsidR="00E50D07">
        <w:t xml:space="preserve">: </w:t>
      </w:r>
      <w:r w:rsidR="00362B8A" w:rsidRPr="0012527A">
        <w:rPr>
          <w:rStyle w:val="TF-COURIER9"/>
        </w:rPr>
        <w:t>id</w:t>
      </w:r>
      <w:r w:rsidR="00362B8A" w:rsidRPr="0012527A">
        <w:t xml:space="preserve">, </w:t>
      </w:r>
      <w:r w:rsidR="00362B8A" w:rsidRPr="0012527A">
        <w:rPr>
          <w:rStyle w:val="TF-COURIER9"/>
        </w:rPr>
        <w:t xml:space="preserve">tipo da </w:t>
      </w:r>
      <w:r w:rsidR="007508E1" w:rsidRPr="0012527A">
        <w:rPr>
          <w:rStyle w:val="TF-COURIER9"/>
        </w:rPr>
        <w:t>atividade</w:t>
      </w:r>
      <w:r w:rsidR="007508E1" w:rsidRPr="0012527A">
        <w:t xml:space="preserve">, </w:t>
      </w:r>
      <w:r w:rsidR="007508E1" w:rsidRPr="0012527A">
        <w:rPr>
          <w:rStyle w:val="TF-COURIER9"/>
        </w:rPr>
        <w:t>nome do usuário</w:t>
      </w:r>
      <w:r w:rsidR="007508E1" w:rsidRPr="0012527A">
        <w:t xml:space="preserve"> e pontos </w:t>
      </w:r>
      <w:r w:rsidR="00E50D07" w:rsidRPr="0012527A">
        <w:rPr>
          <w:rStyle w:val="TF-COURIER9"/>
        </w:rPr>
        <w:t>da</w:t>
      </w:r>
      <w:r w:rsidR="007508E1" w:rsidRPr="0012527A">
        <w:rPr>
          <w:rStyle w:val="TF-COURIER9"/>
        </w:rPr>
        <w:t xml:space="preserve"> atividade</w:t>
      </w:r>
      <w:r w:rsidR="007508E1" w:rsidRPr="0012527A">
        <w:t xml:space="preserve">. </w:t>
      </w:r>
      <w:r w:rsidR="003568A1">
        <w:t xml:space="preserve">Esse </w:t>
      </w:r>
      <w:r w:rsidR="00871210" w:rsidRPr="009C4E38">
        <w:rPr>
          <w:i/>
          <w:iCs/>
        </w:rPr>
        <w:t>script</w:t>
      </w:r>
      <w:r w:rsidR="00871210">
        <w:rPr>
          <w:i/>
          <w:iCs/>
        </w:rPr>
        <w:t xml:space="preserve"> </w:t>
      </w:r>
      <w:r w:rsidR="00871210">
        <w:t>também</w:t>
      </w:r>
      <w:r w:rsidR="00E50D07">
        <w:t xml:space="preserve"> </w:t>
      </w:r>
      <w:r w:rsidR="006D4FBD">
        <w:t xml:space="preserve">possui o método </w:t>
      </w:r>
      <w:proofErr w:type="spellStart"/>
      <w:r w:rsidR="006D4FBD" w:rsidRPr="00C23DA8">
        <w:rPr>
          <w:rFonts w:ascii="Courier" w:hAnsi="Courier"/>
          <w:sz w:val="18"/>
        </w:rPr>
        <w:t>changeAllnome</w:t>
      </w:r>
      <w:proofErr w:type="spellEnd"/>
      <w:r w:rsidR="006D4FBD">
        <w:t xml:space="preserve"> para mudar todos os nomes da coluna </w:t>
      </w:r>
      <w:r w:rsidR="00E50D07" w:rsidRPr="0009379C">
        <w:rPr>
          <w:rStyle w:val="TF-COURIER9"/>
        </w:rPr>
        <w:t>nome do usuário</w:t>
      </w:r>
      <w:r w:rsidR="009875ED">
        <w:t>. O</w:t>
      </w:r>
      <w:r>
        <w:t xml:space="preserve"> </w:t>
      </w:r>
      <w:r w:rsidR="005C1C43" w:rsidRPr="0085058F">
        <w:rPr>
          <w:i/>
          <w:iCs/>
        </w:rPr>
        <w:t>script</w:t>
      </w:r>
      <w:r w:rsidR="005C1C43">
        <w:rPr>
          <w:i/>
          <w:iCs/>
        </w:rPr>
        <w:t xml:space="preserve"> </w:t>
      </w:r>
      <w:proofErr w:type="spellStart"/>
      <w:r w:rsidR="007508E1" w:rsidRPr="00BE34EB">
        <w:rPr>
          <w:rStyle w:val="TF-COURIER9"/>
        </w:rPr>
        <w:t>showtext</w:t>
      </w:r>
      <w:proofErr w:type="spellEnd"/>
      <w:r w:rsidR="007508E1">
        <w:t xml:space="preserve"> </w:t>
      </w:r>
      <w:r>
        <w:t xml:space="preserve">é </w:t>
      </w:r>
      <w:r w:rsidR="005C1C43">
        <w:t xml:space="preserve">usado </w:t>
      </w:r>
      <w:r>
        <w:t xml:space="preserve">para ligar a interface visual ao </w:t>
      </w:r>
      <w:proofErr w:type="spellStart"/>
      <w:r w:rsidRPr="00BE34EB">
        <w:rPr>
          <w:rStyle w:val="TF-COURIER9"/>
        </w:rPr>
        <w:t>DBscript</w:t>
      </w:r>
      <w:proofErr w:type="spellEnd"/>
      <w:r>
        <w:t xml:space="preserve">. Essa classe possui um </w:t>
      </w:r>
      <w:proofErr w:type="spellStart"/>
      <w:r w:rsidRPr="00BE34EB">
        <w:rPr>
          <w:rStyle w:val="TF-COURIER9"/>
        </w:rPr>
        <w:t>prefab</w:t>
      </w:r>
      <w:proofErr w:type="spellEnd"/>
      <w:r>
        <w:t xml:space="preserve"> </w:t>
      </w:r>
      <w:r w:rsidRPr="0083396E">
        <w:rPr>
          <w:rStyle w:val="TF-COURIER9"/>
        </w:rPr>
        <w:t>linha</w:t>
      </w:r>
      <w:r>
        <w:t xml:space="preserve"> para salvar as informações de cada linha do banco de dados local</w:t>
      </w:r>
      <w:r w:rsidR="00F87DBF">
        <w:t>.</w:t>
      </w:r>
      <w:r w:rsidR="00DE7B9A" w:rsidRPr="00DE7B9A">
        <w:t xml:space="preserve"> </w:t>
      </w:r>
      <w:r w:rsidR="00DE7B9A">
        <w:t xml:space="preserve">Os relacionamentos entre as classes podem ser vistos na </w:t>
      </w:r>
      <w:r w:rsidR="00FB4F02">
        <w:fldChar w:fldCharType="begin"/>
      </w:r>
      <w:r w:rsidR="00FB4F02">
        <w:instrText xml:space="preserve"> REF _Ref137831656 \h </w:instrText>
      </w:r>
      <w:r w:rsidR="00FB4F02">
        <w:fldChar w:fldCharType="separate"/>
      </w:r>
      <w:ins w:id="63" w:author="Rafael Sperandio" w:date="2023-06-25T15:45:00Z">
        <w:r w:rsidR="00D178FD" w:rsidRPr="00A44CD5">
          <w:t xml:space="preserve">Figura </w:t>
        </w:r>
        <w:r w:rsidR="00D178FD">
          <w:rPr>
            <w:noProof/>
          </w:rPr>
          <w:t>10</w:t>
        </w:r>
      </w:ins>
      <w:del w:id="64" w:author="Rafael Sperandio" w:date="2023-06-25T15:45:00Z">
        <w:r w:rsidR="00880CF3" w:rsidRPr="00A44CD5" w:rsidDel="00D178FD">
          <w:delText xml:space="preserve">Figura </w:delText>
        </w:r>
        <w:r w:rsidR="00880CF3" w:rsidDel="00D178FD">
          <w:rPr>
            <w:noProof/>
          </w:rPr>
          <w:delText>10</w:delText>
        </w:r>
      </w:del>
      <w:r w:rsidR="00FB4F02">
        <w:fldChar w:fldCharType="end"/>
      </w:r>
      <w:r w:rsidR="00DE7B9A">
        <w:t xml:space="preserve"> </w:t>
      </w:r>
      <w:r w:rsidR="005C1C43">
        <w:t xml:space="preserve">do </w:t>
      </w:r>
      <w:r w:rsidR="00DE7B9A">
        <w:t>diagrama de classe referentes ao banco de dados.</w:t>
      </w:r>
    </w:p>
    <w:p w14:paraId="0AE50A8E" w14:textId="185A50D0" w:rsidR="00FB4F02" w:rsidRPr="00BE287F" w:rsidRDefault="00FB4F02" w:rsidP="0074500C">
      <w:pPr>
        <w:pStyle w:val="TF-LEGENDA"/>
      </w:pPr>
      <w:bookmarkStart w:id="65" w:name="_Ref137831656"/>
      <w:r w:rsidRPr="00A44CD5">
        <w:lastRenderedPageBreak/>
        <w:t xml:space="preserve">Figura </w:t>
      </w:r>
      <w:fldSimple w:instr=" SEQ Figura \* ARABIC ">
        <w:r w:rsidR="00D178FD">
          <w:rPr>
            <w:noProof/>
          </w:rPr>
          <w:t>10</w:t>
        </w:r>
      </w:fldSimple>
      <w:bookmarkEnd w:id="65"/>
      <w:r w:rsidRPr="00A44CD5">
        <w:t xml:space="preserve"> </w:t>
      </w:r>
      <w:r>
        <w:t>-</w:t>
      </w:r>
      <w:r w:rsidRPr="00DE7B9A">
        <w:t xml:space="preserve"> </w:t>
      </w:r>
      <w:r>
        <w:t>D</w:t>
      </w:r>
      <w:r w:rsidRPr="00DE7B9A">
        <w:t>iagrama de classe referentes ao banco de dados</w:t>
      </w:r>
    </w:p>
    <w:p w14:paraId="56507C3C" w14:textId="77777777" w:rsidR="00046FBD" w:rsidRDefault="00046FBD" w:rsidP="0074500C">
      <w:pPr>
        <w:pStyle w:val="TF-FIGURA"/>
      </w:pPr>
      <w:r w:rsidRPr="0074500C">
        <w:rPr>
          <w:noProof/>
        </w:rPr>
        <w:drawing>
          <wp:inline distT="0" distB="0" distL="0" distR="0" wp14:anchorId="64CFD4FB" wp14:editId="5B93519A">
            <wp:extent cx="3879850" cy="3380297"/>
            <wp:effectExtent l="0" t="0" r="6350" b="7620"/>
            <wp:docPr id="1530399478" name="Imagem 3"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99478" name="Imagem 3" descr="Diagrama, Desenho técnico&#10;&#10;Descrição gerad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94" t="46873" r="66413" b="11350"/>
                    <a:stretch/>
                  </pic:blipFill>
                  <pic:spPr bwMode="auto">
                    <a:xfrm>
                      <a:off x="0" y="0"/>
                      <a:ext cx="3879850" cy="3380297"/>
                    </a:xfrm>
                    <a:prstGeom prst="rect">
                      <a:avLst/>
                    </a:prstGeom>
                    <a:noFill/>
                    <a:ln>
                      <a:noFill/>
                    </a:ln>
                    <a:extLst>
                      <a:ext uri="{53640926-AAD7-44D8-BBD7-CCE9431645EC}">
                        <a14:shadowObscured xmlns:a14="http://schemas.microsoft.com/office/drawing/2010/main"/>
                      </a:ext>
                    </a:extLst>
                  </pic:spPr>
                </pic:pic>
              </a:graphicData>
            </a:graphic>
          </wp:inline>
        </w:drawing>
      </w:r>
    </w:p>
    <w:p w14:paraId="273BD62E" w14:textId="4447F43F" w:rsidR="00046FBD" w:rsidRPr="0074500C" w:rsidRDefault="00046FBD" w:rsidP="0074500C">
      <w:pPr>
        <w:pStyle w:val="TF-FONTE"/>
      </w:pPr>
      <w:r w:rsidRPr="0074500C">
        <w:t>Fonte: elaborado pelo autor.</w:t>
      </w:r>
    </w:p>
    <w:p w14:paraId="12CC5DAD" w14:textId="4E6FC3B0" w:rsidR="00652851" w:rsidRDefault="00443137" w:rsidP="00046FBD">
      <w:pPr>
        <w:pStyle w:val="TF-TEXTO"/>
      </w:pPr>
      <w:r>
        <w:t xml:space="preserve">O </w:t>
      </w:r>
      <w:r w:rsidRPr="0085058F">
        <w:rPr>
          <w:i/>
          <w:iCs/>
        </w:rPr>
        <w:t>script</w:t>
      </w:r>
      <w:r>
        <w:rPr>
          <w:i/>
          <w:iCs/>
        </w:rPr>
        <w:t xml:space="preserve"> </w:t>
      </w:r>
      <w:proofErr w:type="spellStart"/>
      <w:r w:rsidRPr="00C23DA8">
        <w:rPr>
          <w:rFonts w:ascii="Courier" w:hAnsi="Courier"/>
          <w:sz w:val="18"/>
        </w:rPr>
        <w:t>AuthManager</w:t>
      </w:r>
      <w:proofErr w:type="spellEnd"/>
      <w:r>
        <w:t xml:space="preserve"> é responsável pela interação com </w:t>
      </w:r>
      <w:proofErr w:type="spellStart"/>
      <w:r>
        <w:t>Firebase</w:t>
      </w:r>
      <w:proofErr w:type="spellEnd"/>
      <w:r>
        <w:t xml:space="preserve"> (banco de dados on-line).</w:t>
      </w:r>
      <w:r w:rsidRPr="00E832FE">
        <w:t xml:space="preserve"> </w:t>
      </w:r>
      <w:r>
        <w:t xml:space="preserve"> Esse </w:t>
      </w:r>
      <w:r w:rsidRPr="0085058F">
        <w:rPr>
          <w:i/>
          <w:iCs/>
        </w:rPr>
        <w:t>script</w:t>
      </w:r>
      <w:r>
        <w:rPr>
          <w:i/>
          <w:iCs/>
        </w:rPr>
        <w:t xml:space="preserve"> </w:t>
      </w:r>
      <w:r>
        <w:t xml:space="preserve">é um </w:t>
      </w:r>
      <w:proofErr w:type="spellStart"/>
      <w:r w:rsidRPr="00C23DA8">
        <w:rPr>
          <w:rFonts w:ascii="Courier" w:hAnsi="Courier"/>
          <w:sz w:val="18"/>
        </w:rPr>
        <w:t>sig</w:t>
      </w:r>
      <w:r>
        <w:rPr>
          <w:rFonts w:ascii="Courier" w:hAnsi="Courier"/>
          <w:sz w:val="18"/>
        </w:rPr>
        <w:t>le</w:t>
      </w:r>
      <w:r w:rsidRPr="00C23DA8">
        <w:rPr>
          <w:rFonts w:ascii="Courier" w:hAnsi="Courier"/>
          <w:sz w:val="18"/>
        </w:rPr>
        <w:t>ton</w:t>
      </w:r>
      <w:proofErr w:type="spellEnd"/>
      <w:r w:rsidRPr="007508E1">
        <w:rPr>
          <w:color w:val="FF0000"/>
        </w:rPr>
        <w:t xml:space="preserve"> </w:t>
      </w:r>
      <w:r>
        <w:t xml:space="preserve">que possui sua instância pública e não é destruído quando muda da cena </w:t>
      </w:r>
      <w:r w:rsidRPr="00BE34EB">
        <w:rPr>
          <w:rStyle w:val="TF-COURIER9"/>
        </w:rPr>
        <w:t>Menu</w:t>
      </w:r>
      <w:r>
        <w:t xml:space="preserve"> para a cena da </w:t>
      </w:r>
      <w:r w:rsidRPr="00BE34EB">
        <w:rPr>
          <w:rStyle w:val="TF-COURIER9"/>
        </w:rPr>
        <w:t>Câmera do Aparelho</w:t>
      </w:r>
      <w:r>
        <w:t xml:space="preserve">.  O </w:t>
      </w:r>
      <w:r w:rsidRPr="0085058F">
        <w:rPr>
          <w:i/>
          <w:iCs/>
        </w:rPr>
        <w:t>script</w:t>
      </w:r>
      <w:r>
        <w:rPr>
          <w:i/>
          <w:iCs/>
        </w:rPr>
        <w:t xml:space="preserve"> </w:t>
      </w:r>
      <w:proofErr w:type="spellStart"/>
      <w:r w:rsidRPr="00C23DA8">
        <w:rPr>
          <w:rFonts w:ascii="Courier" w:hAnsi="Courier"/>
          <w:sz w:val="18"/>
        </w:rPr>
        <w:t>AuthManager</w:t>
      </w:r>
      <w:proofErr w:type="spellEnd"/>
      <w:r>
        <w:t xml:space="preserve"> possibilita cadastrar um usuário, autenticar um usuário cadastrado e cadastrar uma das atividades cadastras localmente. O usuário só poderá cadastrar uma atividade no </w:t>
      </w:r>
      <w:proofErr w:type="spellStart"/>
      <w:r>
        <w:t>Firebase</w:t>
      </w:r>
      <w:proofErr w:type="spellEnd"/>
      <w:r>
        <w:t xml:space="preserve"> se estiver autenticado. Para a autenticação do usuário, foi usado o serviço chamado de </w:t>
      </w:r>
      <w:proofErr w:type="spellStart"/>
      <w:r w:rsidRPr="00C23DA8">
        <w:rPr>
          <w:rFonts w:ascii="Courier" w:hAnsi="Courier"/>
          <w:sz w:val="18"/>
        </w:rPr>
        <w:t>firebase</w:t>
      </w:r>
      <w:proofErr w:type="spellEnd"/>
      <w:r>
        <w:t xml:space="preserve"> </w:t>
      </w:r>
      <w:proofErr w:type="spellStart"/>
      <w:r w:rsidRPr="00C23DA8">
        <w:rPr>
          <w:rFonts w:ascii="Courier" w:hAnsi="Courier"/>
          <w:sz w:val="18"/>
        </w:rPr>
        <w:t>Authentication</w:t>
      </w:r>
      <w:proofErr w:type="spellEnd"/>
      <w:r>
        <w:t xml:space="preserve"> que verifica a validade do e-mail quando é cadastrado, além de armazenar os e-mails cadastrados. Para cadastrar um usuário no </w:t>
      </w:r>
      <w:proofErr w:type="spellStart"/>
      <w:r w:rsidRPr="00C23DA8">
        <w:rPr>
          <w:rFonts w:ascii="Courier" w:hAnsi="Courier"/>
          <w:sz w:val="18"/>
        </w:rPr>
        <w:t>firebase</w:t>
      </w:r>
      <w:proofErr w:type="spellEnd"/>
      <w:r w:rsidRPr="00C23DA8">
        <w:rPr>
          <w:rFonts w:ascii="Courier" w:hAnsi="Courier"/>
          <w:sz w:val="18"/>
        </w:rPr>
        <w:t xml:space="preserve"> </w:t>
      </w:r>
      <w:proofErr w:type="spellStart"/>
      <w:r w:rsidRPr="00C23DA8">
        <w:rPr>
          <w:rFonts w:ascii="Courier" w:hAnsi="Courier"/>
          <w:sz w:val="18"/>
        </w:rPr>
        <w:t>Authentication</w:t>
      </w:r>
      <w:proofErr w:type="spellEnd"/>
      <w:r w:rsidRPr="00031644">
        <w:t>,</w:t>
      </w:r>
      <w:r>
        <w:t xml:space="preserve"> utiliza-se a variável do tipo </w:t>
      </w:r>
      <w:proofErr w:type="spellStart"/>
      <w:r w:rsidRPr="00C23DA8">
        <w:rPr>
          <w:rFonts w:ascii="Courier" w:hAnsi="Courier"/>
          <w:sz w:val="18"/>
        </w:rPr>
        <w:t>FirebaseAuth</w:t>
      </w:r>
      <w:proofErr w:type="spellEnd"/>
      <w:r w:rsidRPr="00031644">
        <w:t>,</w:t>
      </w:r>
      <w:r>
        <w:t xml:space="preserve"> que utiliza o método </w:t>
      </w:r>
      <w:proofErr w:type="spellStart"/>
      <w:r w:rsidRPr="00C23DA8">
        <w:rPr>
          <w:rFonts w:ascii="Courier" w:hAnsi="Courier"/>
          <w:sz w:val="18"/>
        </w:rPr>
        <w:t>CreateUserWithEmailAndPasswordAsync</w:t>
      </w:r>
      <w:proofErr w:type="spellEnd"/>
      <w:r w:rsidRPr="00C23DA8">
        <w:rPr>
          <w:rFonts w:ascii="Courier" w:hAnsi="Courier"/>
          <w:sz w:val="18"/>
        </w:rPr>
        <w:t xml:space="preserve"> </w:t>
      </w:r>
      <w:r>
        <w:t xml:space="preserve">que, a partir do e-mail e senha fornecidos pelo usuário, cria um usuário autenticado. As atividades ficarão estruturadas em formato </w:t>
      </w:r>
      <w:proofErr w:type="gramStart"/>
      <w:r w:rsidRPr="00C23DA8">
        <w:rPr>
          <w:rFonts w:ascii="Courier" w:hAnsi="Courier"/>
          <w:sz w:val="18"/>
        </w:rPr>
        <w:t>JSON</w:t>
      </w:r>
      <w:r>
        <w:t>(</w:t>
      </w:r>
      <w:proofErr w:type="gramEnd"/>
      <w:r>
        <w:t xml:space="preserve">) de forma que a entidade principal é </w:t>
      </w:r>
      <w:proofErr w:type="spellStart"/>
      <w:r w:rsidRPr="00BE34EB">
        <w:rPr>
          <w:rStyle w:val="TF-COURIER9"/>
        </w:rPr>
        <w:t>users</w:t>
      </w:r>
      <w:proofErr w:type="spellEnd"/>
      <w:r>
        <w:t xml:space="preserve"> seus filhos são as </w:t>
      </w:r>
      <w:r w:rsidRPr="00C23DA8">
        <w:rPr>
          <w:rFonts w:ascii="Courier" w:hAnsi="Courier"/>
          <w:sz w:val="18"/>
        </w:rPr>
        <w:t>USERID</w:t>
      </w:r>
      <w:r w:rsidRPr="00397519">
        <w:rPr>
          <w:color w:val="FF0000"/>
        </w:rPr>
        <w:t xml:space="preserve"> </w:t>
      </w:r>
      <w:r>
        <w:t xml:space="preserve">para representar os usuários (são utilizadas a própria </w:t>
      </w:r>
      <w:r w:rsidRPr="00C23DA8">
        <w:rPr>
          <w:rFonts w:ascii="Courier" w:hAnsi="Courier"/>
          <w:sz w:val="18"/>
        </w:rPr>
        <w:t>USERID</w:t>
      </w:r>
      <w:r w:rsidRPr="00397519">
        <w:rPr>
          <w:color w:val="FF0000"/>
        </w:rPr>
        <w:t xml:space="preserve"> </w:t>
      </w:r>
      <w:r>
        <w:t xml:space="preserve">de um usuário autenticado). Cada </w:t>
      </w:r>
      <w:r w:rsidRPr="00C23DA8">
        <w:rPr>
          <w:rFonts w:ascii="Courier" w:hAnsi="Courier"/>
          <w:sz w:val="18"/>
        </w:rPr>
        <w:t>USERID</w:t>
      </w:r>
      <w:r w:rsidRPr="00397519">
        <w:rPr>
          <w:color w:val="FF0000"/>
        </w:rPr>
        <w:t xml:space="preserve"> </w:t>
      </w:r>
      <w:r>
        <w:t xml:space="preserve">possui um grupo de atividades e cada atividade é guardada por uma chave única, de forma que a atividade é filha da chave </w:t>
      </w:r>
      <w:r w:rsidRPr="00C23DA8">
        <w:rPr>
          <w:rFonts w:ascii="Courier" w:hAnsi="Courier"/>
          <w:sz w:val="18"/>
        </w:rPr>
        <w:t>KEY</w:t>
      </w:r>
      <w:r>
        <w:t xml:space="preserve">.  As regras para acessar o banco de dados no </w:t>
      </w:r>
      <w:proofErr w:type="spellStart"/>
      <w:r>
        <w:t>Firebase</w:t>
      </w:r>
      <w:proofErr w:type="spellEnd"/>
      <w:r>
        <w:t xml:space="preserve"> estão representadas no </w:t>
      </w:r>
      <w:r w:rsidR="00CF2B65">
        <w:fldChar w:fldCharType="begin"/>
      </w:r>
      <w:r w:rsidR="00CF2B65">
        <w:instrText xml:space="preserve"> REF _Ref137909086 \h </w:instrText>
      </w:r>
      <w:r w:rsidR="00CF2B65">
        <w:fldChar w:fldCharType="separate"/>
      </w:r>
      <w:r w:rsidR="00D178FD">
        <w:t xml:space="preserve">Quadro </w:t>
      </w:r>
      <w:r w:rsidR="00D178FD">
        <w:rPr>
          <w:noProof/>
        </w:rPr>
        <w:t>4</w:t>
      </w:r>
      <w:r w:rsidR="00CF2B65">
        <w:fldChar w:fldCharType="end"/>
      </w:r>
      <w:r w:rsidR="005C1C43">
        <w:t>. S</w:t>
      </w:r>
      <w:r w:rsidR="00F81F72">
        <w:t>egundo</w:t>
      </w:r>
      <w:r w:rsidR="00522E23">
        <w:t xml:space="preserve"> as regras adotadas apenas um usuário autenticado pelo </w:t>
      </w:r>
      <w:proofErr w:type="spellStart"/>
      <w:r w:rsidR="00522E23" w:rsidRPr="00D5523A">
        <w:rPr>
          <w:rStyle w:val="TF-COURIER9"/>
        </w:rPr>
        <w:t>firebase</w:t>
      </w:r>
      <w:proofErr w:type="spellEnd"/>
      <w:r w:rsidR="00522E23" w:rsidRPr="00D5523A">
        <w:rPr>
          <w:rStyle w:val="TF-COURIER9"/>
        </w:rPr>
        <w:t xml:space="preserve"> </w:t>
      </w:r>
      <w:proofErr w:type="spellStart"/>
      <w:r w:rsidR="00522E23" w:rsidRPr="00D5523A">
        <w:rPr>
          <w:rStyle w:val="TF-COURIER9"/>
        </w:rPr>
        <w:t>Authentication</w:t>
      </w:r>
      <w:proofErr w:type="spellEnd"/>
      <w:r w:rsidR="00522E23">
        <w:t xml:space="preserve"> pode visualizar as atividades dos </w:t>
      </w:r>
      <w:r w:rsidR="00DE7B9A">
        <w:t>usuários</w:t>
      </w:r>
      <w:r w:rsidR="005C1C43">
        <w:t>,</w:t>
      </w:r>
      <w:r w:rsidR="00DE7B9A">
        <w:t xml:space="preserve"> e</w:t>
      </w:r>
      <w:r w:rsidR="00522E23">
        <w:t xml:space="preserve"> um usuário só pode alterar e </w:t>
      </w:r>
      <w:r w:rsidR="00871210">
        <w:t>criar</w:t>
      </w:r>
      <w:r w:rsidR="00522E23">
        <w:t xml:space="preserve"> atividades </w:t>
      </w:r>
      <w:r w:rsidR="00463FFD">
        <w:t xml:space="preserve">desde que o usuário tenha </w:t>
      </w:r>
      <w:r w:rsidR="005C1C43">
        <w:t xml:space="preserve">o mesmo </w:t>
      </w:r>
      <w:r w:rsidR="00463FFD" w:rsidRPr="00D5523A">
        <w:rPr>
          <w:rStyle w:val="TF-COURIER9"/>
        </w:rPr>
        <w:t>id</w:t>
      </w:r>
      <w:r w:rsidR="00463FFD">
        <w:t xml:space="preserve"> do que usuário que possui as atividades</w:t>
      </w:r>
      <w:r w:rsidR="00DE7B9A">
        <w:t xml:space="preserve">. </w:t>
      </w:r>
    </w:p>
    <w:p w14:paraId="3C2951A7" w14:textId="3CB59D0C" w:rsidR="00A44CD5" w:rsidRPr="00A44CD5" w:rsidRDefault="00236131" w:rsidP="00CF2B65">
      <w:pPr>
        <w:pStyle w:val="TF-LEGENDA"/>
      </w:pPr>
      <w:bookmarkStart w:id="66" w:name="_Ref137909086"/>
      <w:r>
        <w:t xml:space="preserve">Quadro </w:t>
      </w:r>
      <w:fldSimple w:instr=" SEQ Quadro \* ARABIC ">
        <w:r w:rsidR="00D178FD">
          <w:rPr>
            <w:noProof/>
          </w:rPr>
          <w:t>4</w:t>
        </w:r>
      </w:fldSimple>
      <w:bookmarkEnd w:id="66"/>
      <w:r>
        <w:t xml:space="preserve"> - Regras de acesso ao</w:t>
      </w:r>
      <w:r w:rsidRPr="00534910">
        <w:t xml:space="preserve"> </w:t>
      </w:r>
      <w:proofErr w:type="spellStart"/>
      <w:r w:rsidRPr="00534910">
        <w:t>Firebase</w:t>
      </w:r>
      <w:proofErr w:type="spellEnd"/>
    </w:p>
    <w:p w14:paraId="260890E6" w14:textId="009F877F" w:rsidR="00402830" w:rsidRDefault="00463FFD" w:rsidP="00BE287F">
      <w:pPr>
        <w:pStyle w:val="TF-FIGURA"/>
      </w:pPr>
      <w:r w:rsidRPr="00CC3272">
        <w:rPr>
          <w:noProof/>
        </w:rPr>
        <w:drawing>
          <wp:inline distT="0" distB="0" distL="0" distR="0" wp14:anchorId="3CD7F08E" wp14:editId="1DCCC980">
            <wp:extent cx="4667250" cy="1682842"/>
            <wp:effectExtent l="19050" t="19050" r="19050" b="12700"/>
            <wp:docPr id="1365361411" name="Imagem 13653614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62504" name="Imagem 1" descr="Interface gráfica do usuário, Texto, Aplicativo&#10;&#10;Descrição gerada automaticamente"/>
                    <pic:cNvPicPr/>
                  </pic:nvPicPr>
                  <pic:blipFill rotWithShape="1">
                    <a:blip r:embed="rId21"/>
                    <a:srcRect t="31952" r="29612"/>
                    <a:stretch/>
                  </pic:blipFill>
                  <pic:spPr bwMode="auto">
                    <a:xfrm>
                      <a:off x="0" y="0"/>
                      <a:ext cx="4684088" cy="16889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0C84A2" w14:textId="71EEF0C2" w:rsidR="00BE287F" w:rsidRPr="0074500C" w:rsidRDefault="00BE287F" w:rsidP="0074500C">
      <w:pPr>
        <w:pStyle w:val="TF-FONTE"/>
      </w:pPr>
      <w:r w:rsidRPr="0074500C">
        <w:t>Fonte: elaborado pelo autor</w:t>
      </w:r>
      <w:r w:rsidR="00EF519A" w:rsidRPr="0074500C">
        <w:t>.</w:t>
      </w:r>
    </w:p>
    <w:p w14:paraId="53243C1C" w14:textId="77777777" w:rsidR="00F255FC" w:rsidRPr="00907D47" w:rsidRDefault="00F255FC" w:rsidP="00903748">
      <w:pPr>
        <w:pStyle w:val="Ttulo1"/>
      </w:pPr>
      <w:bookmarkStart w:id="67" w:name="_Toc511928438"/>
      <w:bookmarkStart w:id="68" w:name="_Toc54164920"/>
      <w:bookmarkStart w:id="69" w:name="_Toc54165674"/>
      <w:bookmarkStart w:id="70" w:name="_Toc54169332"/>
      <w:bookmarkStart w:id="71" w:name="_Toc96347438"/>
      <w:bookmarkStart w:id="72" w:name="_Toc96357722"/>
      <w:bookmarkStart w:id="73" w:name="_Toc96491865"/>
      <w:r w:rsidRPr="00907D47">
        <w:t>RESULTADOS</w:t>
      </w:r>
      <w:bookmarkEnd w:id="67"/>
      <w:r w:rsidRPr="00907D47">
        <w:t xml:space="preserve"> </w:t>
      </w:r>
      <w:bookmarkEnd w:id="68"/>
      <w:bookmarkEnd w:id="69"/>
      <w:bookmarkEnd w:id="70"/>
      <w:bookmarkEnd w:id="71"/>
      <w:bookmarkEnd w:id="72"/>
      <w:bookmarkEnd w:id="73"/>
    </w:p>
    <w:p w14:paraId="4C252FF1" w14:textId="572AC4CF" w:rsidR="008C228D" w:rsidRDefault="008C228D" w:rsidP="008C228D">
      <w:pPr>
        <w:pStyle w:val="TF-TEXTO"/>
      </w:pPr>
      <w:r>
        <w:t>Esta seção destina-se a apresentar</w:t>
      </w:r>
      <w:r w:rsidR="00A81264">
        <w:t xml:space="preserve"> os resultados obtidos com </w:t>
      </w:r>
      <w:r w:rsidR="008B170D">
        <w:t>o aplicativo</w:t>
      </w:r>
      <w:r w:rsidR="00C23F8A">
        <w:t xml:space="preserve"> </w:t>
      </w:r>
      <w:r w:rsidR="00A81264">
        <w:t xml:space="preserve">por meio de testes. </w:t>
      </w:r>
      <w:r>
        <w:t xml:space="preserve">A </w:t>
      </w:r>
      <w:r w:rsidR="008B170D">
        <w:t>sub</w:t>
      </w:r>
      <w:r>
        <w:t>seção 4.1</w:t>
      </w:r>
      <w:r w:rsidR="008B170D">
        <w:t xml:space="preserve"> descreve as </w:t>
      </w:r>
      <w:r w:rsidR="00A81264">
        <w:t xml:space="preserve">considerações do autor a respeito da implementação </w:t>
      </w:r>
      <w:r w:rsidR="009C6F70">
        <w:t xml:space="preserve">a partir dos testes de usabilidade </w:t>
      </w:r>
      <w:r w:rsidR="00A81264">
        <w:t>com usuário</w:t>
      </w:r>
      <w:r w:rsidR="009C6F70">
        <w:t>s</w:t>
      </w:r>
      <w:r w:rsidR="00A81264">
        <w:t xml:space="preserve">. </w:t>
      </w:r>
      <w:r>
        <w:t xml:space="preserve">A </w:t>
      </w:r>
      <w:r w:rsidR="008B170D">
        <w:t>sub</w:t>
      </w:r>
      <w:r>
        <w:t>seção 4.2</w:t>
      </w:r>
      <w:r w:rsidR="008B170D">
        <w:t xml:space="preserve"> apresenta</w:t>
      </w:r>
      <w:r w:rsidR="00A81264">
        <w:t xml:space="preserve"> uma comparação do resultado com os trabalhos correlatos</w:t>
      </w:r>
      <w:r>
        <w:t>.</w:t>
      </w:r>
    </w:p>
    <w:p w14:paraId="27902BF8" w14:textId="21229507" w:rsidR="008C228D" w:rsidRPr="00AB3294" w:rsidRDefault="008C228D" w:rsidP="00AB3294">
      <w:pPr>
        <w:pStyle w:val="Ttulo2"/>
      </w:pPr>
      <w:r w:rsidRPr="00AB3294">
        <w:lastRenderedPageBreak/>
        <w:t>CONSIDERAÇÕES DO AUTOR E TESTE DE USABILIDADE</w:t>
      </w:r>
    </w:p>
    <w:p w14:paraId="6D79164C" w14:textId="386BF55F" w:rsidR="00443137" w:rsidRDefault="00443137" w:rsidP="00443137">
      <w:pPr>
        <w:pStyle w:val="TF-TEXTO"/>
      </w:pPr>
      <w:bookmarkStart w:id="74" w:name="_Hlk138002153"/>
      <w:bookmarkStart w:id="75" w:name="_Ref137844211"/>
      <w:r>
        <w:t xml:space="preserve">O experimento foi realizado na Juventude Evangélica Pomerode Centro (JEPOC) no dia 02/06/2023 no período noturno. Antes de iniciar o questionário, Rafael Sperandio (autor deste artigo) explicou brevemente do que se tratava o aplicativo e o porquê de abordar quatro religiões tão distintas. Após isso, os participantes da pesquisa responderam a primeira parte do questionário que consiste no perfil deles, cujas respostas podem ser vistas na </w:t>
      </w:r>
      <w:r w:rsidR="009C4E38">
        <w:fldChar w:fldCharType="begin"/>
      </w:r>
      <w:r w:rsidR="009C4E38">
        <w:instrText xml:space="preserve"> REF _Ref138002479 \h </w:instrText>
      </w:r>
      <w:r w:rsidR="009C4E38">
        <w:fldChar w:fldCharType="separate"/>
      </w:r>
      <w:r w:rsidR="00D178FD">
        <w:t xml:space="preserve">Quadro </w:t>
      </w:r>
      <w:r w:rsidR="00D178FD">
        <w:rPr>
          <w:noProof/>
        </w:rPr>
        <w:t>5</w:t>
      </w:r>
      <w:r w:rsidR="009C4E38">
        <w:fldChar w:fldCharType="end"/>
      </w:r>
      <w:r w:rsidRPr="00E10DA5">
        <w:t xml:space="preserve"> </w:t>
      </w:r>
      <w:r>
        <w:t xml:space="preserve">O total de resposta do questionário foi de 17 participantes, 14 do JEPOC e 3 </w:t>
      </w:r>
      <w:r w:rsidR="00491039">
        <w:t>estudantes</w:t>
      </w:r>
      <w:r>
        <w:t xml:space="preserve"> dos semestres finais do curso de Ciência da Computação da Universidade Regional de Blumenau (FURB).</w:t>
      </w:r>
    </w:p>
    <w:p w14:paraId="0FD9FA54" w14:textId="23F18C7D" w:rsidR="0092746E" w:rsidRDefault="0092746E" w:rsidP="0092746E">
      <w:pPr>
        <w:pStyle w:val="TF-LEGENDA"/>
      </w:pPr>
      <w:bookmarkStart w:id="76" w:name="_Ref138002479"/>
      <w:bookmarkEnd w:id="74"/>
      <w:r>
        <w:t xml:space="preserve">Quadro </w:t>
      </w:r>
      <w:fldSimple w:instr=" SEQ Quadro \* ARABIC ">
        <w:r w:rsidR="00D178FD">
          <w:rPr>
            <w:noProof/>
          </w:rPr>
          <w:t>5</w:t>
        </w:r>
      </w:fldSimple>
      <w:bookmarkEnd w:id="75"/>
      <w:bookmarkEnd w:id="76"/>
      <w:r>
        <w:t xml:space="preserve"> -</w:t>
      </w:r>
      <w:r w:rsidRPr="0092746E">
        <w:t xml:space="preserve"> </w:t>
      </w:r>
      <w:r>
        <w:t>perfil dos usuários tabela</w:t>
      </w:r>
    </w:p>
    <w:tbl>
      <w:tblPr>
        <w:tblStyle w:val="Tabelacomgrade"/>
        <w:tblW w:w="0" w:type="auto"/>
        <w:tblLook w:val="04A0" w:firstRow="1" w:lastRow="0" w:firstColumn="1" w:lastColumn="0" w:noHBand="0" w:noVBand="1"/>
      </w:tblPr>
      <w:tblGrid>
        <w:gridCol w:w="4814"/>
        <w:gridCol w:w="4815"/>
      </w:tblGrid>
      <w:tr w:rsidR="002C6F61" w14:paraId="1E89AC0B" w14:textId="77777777" w:rsidTr="002C6F61">
        <w:tc>
          <w:tcPr>
            <w:tcW w:w="4814" w:type="dxa"/>
          </w:tcPr>
          <w:p w14:paraId="74436C1C" w14:textId="7BA384D0" w:rsidR="002C6F61" w:rsidRPr="00D5523A" w:rsidRDefault="002C6F61" w:rsidP="00D5523A">
            <w:pPr>
              <w:pStyle w:val="TF-TEXTO"/>
              <w:spacing w:before="0"/>
              <w:ind w:firstLine="0"/>
              <w:rPr>
                <w:sz w:val="18"/>
                <w:szCs w:val="18"/>
              </w:rPr>
            </w:pPr>
            <w:r w:rsidRPr="00D5523A">
              <w:rPr>
                <w:sz w:val="18"/>
                <w:szCs w:val="18"/>
              </w:rPr>
              <w:t xml:space="preserve">Idade: </w:t>
            </w:r>
          </w:p>
        </w:tc>
        <w:tc>
          <w:tcPr>
            <w:tcW w:w="4815" w:type="dxa"/>
          </w:tcPr>
          <w:p w14:paraId="393A2496" w14:textId="021D84C8" w:rsidR="00AE2D46" w:rsidRPr="00D5523A" w:rsidRDefault="00E932C2" w:rsidP="00D5523A">
            <w:pPr>
              <w:pStyle w:val="TF-TEXTO"/>
              <w:spacing w:before="0"/>
              <w:ind w:firstLine="0"/>
              <w:rPr>
                <w:sz w:val="18"/>
                <w:szCs w:val="18"/>
              </w:rPr>
            </w:pPr>
            <w:r w:rsidRPr="00D5523A">
              <w:rPr>
                <w:sz w:val="18"/>
                <w:szCs w:val="18"/>
              </w:rPr>
              <w:t xml:space="preserve">12% </w:t>
            </w:r>
            <w:r w:rsidR="00AE2D46" w:rsidRPr="00D5523A">
              <w:rPr>
                <w:sz w:val="18"/>
                <w:szCs w:val="18"/>
              </w:rPr>
              <w:t xml:space="preserve">Tenho entre 11 </w:t>
            </w:r>
            <w:r w:rsidR="00F56B0D" w:rsidRPr="00D5523A">
              <w:rPr>
                <w:sz w:val="18"/>
                <w:szCs w:val="18"/>
              </w:rPr>
              <w:t xml:space="preserve">e </w:t>
            </w:r>
            <w:r w:rsidR="00AE2D46" w:rsidRPr="00D5523A">
              <w:rPr>
                <w:sz w:val="18"/>
                <w:szCs w:val="18"/>
              </w:rPr>
              <w:t>15 anos</w:t>
            </w:r>
          </w:p>
          <w:p w14:paraId="6D145160" w14:textId="2D64AC6A" w:rsidR="00AE2D46" w:rsidRPr="00D5523A" w:rsidRDefault="00E932C2" w:rsidP="00D5523A">
            <w:pPr>
              <w:pStyle w:val="TF-TEXTO"/>
              <w:spacing w:before="0"/>
              <w:ind w:firstLine="0"/>
              <w:rPr>
                <w:sz w:val="18"/>
                <w:szCs w:val="18"/>
              </w:rPr>
            </w:pPr>
            <w:r w:rsidRPr="00D5523A">
              <w:rPr>
                <w:sz w:val="18"/>
                <w:szCs w:val="18"/>
              </w:rPr>
              <w:t xml:space="preserve">30% </w:t>
            </w:r>
            <w:r w:rsidR="00AE2D46" w:rsidRPr="00D5523A">
              <w:rPr>
                <w:sz w:val="18"/>
                <w:szCs w:val="18"/>
              </w:rPr>
              <w:t xml:space="preserve">Tenho entre 16 </w:t>
            </w:r>
            <w:r w:rsidR="00F56B0D" w:rsidRPr="00D5523A">
              <w:rPr>
                <w:sz w:val="18"/>
                <w:szCs w:val="18"/>
              </w:rPr>
              <w:t xml:space="preserve">e </w:t>
            </w:r>
            <w:r w:rsidR="00AE2D46" w:rsidRPr="00D5523A">
              <w:rPr>
                <w:sz w:val="18"/>
                <w:szCs w:val="18"/>
              </w:rPr>
              <w:t>20 anos</w:t>
            </w:r>
          </w:p>
          <w:p w14:paraId="1BF3D5D9" w14:textId="45EF253F" w:rsidR="00AE2D46" w:rsidRPr="00D5523A" w:rsidRDefault="00E932C2" w:rsidP="00D5523A">
            <w:pPr>
              <w:pStyle w:val="TF-TEXTO"/>
              <w:spacing w:before="0"/>
              <w:ind w:firstLine="0"/>
              <w:rPr>
                <w:sz w:val="18"/>
                <w:szCs w:val="18"/>
              </w:rPr>
            </w:pPr>
            <w:r w:rsidRPr="00D5523A">
              <w:rPr>
                <w:sz w:val="18"/>
                <w:szCs w:val="18"/>
              </w:rPr>
              <w:t xml:space="preserve">47% </w:t>
            </w:r>
            <w:r w:rsidR="00AE2D46" w:rsidRPr="00D5523A">
              <w:rPr>
                <w:sz w:val="18"/>
                <w:szCs w:val="18"/>
              </w:rPr>
              <w:t xml:space="preserve">Tenho entre 21 </w:t>
            </w:r>
            <w:r w:rsidR="00F56B0D" w:rsidRPr="00D5523A">
              <w:rPr>
                <w:sz w:val="18"/>
                <w:szCs w:val="18"/>
              </w:rPr>
              <w:t xml:space="preserve">e </w:t>
            </w:r>
            <w:r w:rsidR="00AE2D46" w:rsidRPr="00D5523A">
              <w:rPr>
                <w:sz w:val="18"/>
                <w:szCs w:val="18"/>
              </w:rPr>
              <w:t>25 anos</w:t>
            </w:r>
          </w:p>
          <w:p w14:paraId="16AF3573" w14:textId="01F7A9A5" w:rsidR="00AE2D46" w:rsidRPr="00D5523A" w:rsidRDefault="00E932C2" w:rsidP="00D5523A">
            <w:pPr>
              <w:pStyle w:val="TF-TEXTO"/>
              <w:spacing w:before="0"/>
              <w:ind w:firstLine="0"/>
              <w:rPr>
                <w:sz w:val="18"/>
                <w:szCs w:val="18"/>
              </w:rPr>
            </w:pPr>
            <w:r w:rsidRPr="00D5523A">
              <w:rPr>
                <w:sz w:val="18"/>
                <w:szCs w:val="18"/>
              </w:rPr>
              <w:t xml:space="preserve">5,5% </w:t>
            </w:r>
            <w:r w:rsidR="00AE2D46" w:rsidRPr="00D5523A">
              <w:rPr>
                <w:sz w:val="18"/>
                <w:szCs w:val="18"/>
              </w:rPr>
              <w:t xml:space="preserve">Tenho entre 26 </w:t>
            </w:r>
            <w:r w:rsidR="00F56B0D" w:rsidRPr="00D5523A">
              <w:rPr>
                <w:sz w:val="18"/>
                <w:szCs w:val="18"/>
              </w:rPr>
              <w:t xml:space="preserve">e </w:t>
            </w:r>
            <w:r w:rsidR="00AE2D46" w:rsidRPr="00D5523A">
              <w:rPr>
                <w:sz w:val="18"/>
                <w:szCs w:val="18"/>
              </w:rPr>
              <w:t>30 anos</w:t>
            </w:r>
          </w:p>
          <w:p w14:paraId="59975AF7" w14:textId="00A20002" w:rsidR="002C6F61" w:rsidRPr="00990243" w:rsidRDefault="00E932C2" w:rsidP="00D5523A">
            <w:pPr>
              <w:pStyle w:val="TF-TEXTO"/>
              <w:spacing w:before="0"/>
              <w:ind w:firstLine="0"/>
            </w:pPr>
            <w:r w:rsidRPr="00D5523A">
              <w:rPr>
                <w:sz w:val="18"/>
                <w:szCs w:val="18"/>
              </w:rPr>
              <w:t>5,5% Tenho</w:t>
            </w:r>
            <w:r w:rsidR="00AE2D46" w:rsidRPr="00D5523A">
              <w:rPr>
                <w:sz w:val="18"/>
                <w:szCs w:val="18"/>
              </w:rPr>
              <w:t xml:space="preserve"> mais de 30 anos</w:t>
            </w:r>
          </w:p>
        </w:tc>
      </w:tr>
      <w:tr w:rsidR="002C6F61" w14:paraId="79A42680" w14:textId="77777777" w:rsidTr="002C6F61">
        <w:tc>
          <w:tcPr>
            <w:tcW w:w="4814" w:type="dxa"/>
          </w:tcPr>
          <w:p w14:paraId="2299F492" w14:textId="67FA44E0" w:rsidR="002C6F61" w:rsidRPr="00D5523A" w:rsidRDefault="002C6F61" w:rsidP="00D5523A">
            <w:pPr>
              <w:pStyle w:val="TF-TEXTO"/>
              <w:spacing w:before="0"/>
              <w:ind w:firstLine="0"/>
              <w:rPr>
                <w:sz w:val="18"/>
                <w:szCs w:val="18"/>
              </w:rPr>
            </w:pPr>
            <w:r w:rsidRPr="00D5523A">
              <w:rPr>
                <w:sz w:val="18"/>
                <w:szCs w:val="18"/>
              </w:rPr>
              <w:t>Nível de Escolaridade:</w:t>
            </w:r>
          </w:p>
        </w:tc>
        <w:tc>
          <w:tcPr>
            <w:tcW w:w="4815" w:type="dxa"/>
          </w:tcPr>
          <w:p w14:paraId="4C2FB7B9" w14:textId="4A54E432" w:rsidR="00AE2D46" w:rsidRPr="00D5523A" w:rsidRDefault="00E932C2" w:rsidP="00D5523A">
            <w:pPr>
              <w:pStyle w:val="TF-TEXTO"/>
              <w:spacing w:before="0"/>
              <w:ind w:firstLine="0"/>
              <w:rPr>
                <w:sz w:val="18"/>
                <w:szCs w:val="18"/>
              </w:rPr>
            </w:pPr>
            <w:r w:rsidRPr="00D5523A">
              <w:rPr>
                <w:sz w:val="18"/>
                <w:szCs w:val="18"/>
              </w:rPr>
              <w:t xml:space="preserve">23,5% </w:t>
            </w:r>
            <w:r w:rsidR="00AE2D46" w:rsidRPr="00D5523A">
              <w:rPr>
                <w:sz w:val="18"/>
                <w:szCs w:val="18"/>
              </w:rPr>
              <w:t>Ensino médio incompleto</w:t>
            </w:r>
          </w:p>
          <w:p w14:paraId="131E74CF" w14:textId="1E505373" w:rsidR="00AE2D46" w:rsidRPr="00D5523A" w:rsidRDefault="00E932C2" w:rsidP="00D5523A">
            <w:pPr>
              <w:pStyle w:val="TF-TEXTO"/>
              <w:spacing w:before="0"/>
              <w:ind w:firstLine="0"/>
              <w:rPr>
                <w:sz w:val="18"/>
                <w:szCs w:val="18"/>
              </w:rPr>
            </w:pPr>
            <w:r w:rsidRPr="00D5523A">
              <w:rPr>
                <w:sz w:val="18"/>
                <w:szCs w:val="18"/>
              </w:rPr>
              <w:t xml:space="preserve">17,5% </w:t>
            </w:r>
            <w:r w:rsidR="00AE2D46" w:rsidRPr="00D5523A">
              <w:rPr>
                <w:sz w:val="18"/>
                <w:szCs w:val="18"/>
              </w:rPr>
              <w:t>Ensino médio completo – 2º grau</w:t>
            </w:r>
          </w:p>
          <w:p w14:paraId="0589009F" w14:textId="2F4D1566" w:rsidR="00AE2D46" w:rsidRPr="00D5523A" w:rsidRDefault="00E932C2" w:rsidP="00D5523A">
            <w:pPr>
              <w:pStyle w:val="TF-TEXTO"/>
              <w:spacing w:before="0"/>
              <w:ind w:firstLine="0"/>
              <w:rPr>
                <w:sz w:val="18"/>
                <w:szCs w:val="18"/>
              </w:rPr>
            </w:pPr>
            <w:r w:rsidRPr="00D5523A">
              <w:rPr>
                <w:sz w:val="18"/>
                <w:szCs w:val="18"/>
              </w:rPr>
              <w:t xml:space="preserve">53% </w:t>
            </w:r>
            <w:r w:rsidR="00AE2D46" w:rsidRPr="00D5523A">
              <w:rPr>
                <w:sz w:val="18"/>
                <w:szCs w:val="18"/>
              </w:rPr>
              <w:t>Ensino superior incompleto</w:t>
            </w:r>
          </w:p>
          <w:p w14:paraId="07483EF6" w14:textId="6101E49D" w:rsidR="002C6F61" w:rsidRPr="00990243" w:rsidRDefault="00E932C2" w:rsidP="00D5523A">
            <w:pPr>
              <w:pStyle w:val="TF-TEXTO"/>
              <w:spacing w:before="0"/>
              <w:ind w:firstLine="0"/>
            </w:pPr>
            <w:r w:rsidRPr="00D5523A">
              <w:rPr>
                <w:sz w:val="18"/>
                <w:szCs w:val="18"/>
              </w:rPr>
              <w:t xml:space="preserve">6% </w:t>
            </w:r>
            <w:r w:rsidR="00AE2D46" w:rsidRPr="00D5523A">
              <w:rPr>
                <w:sz w:val="18"/>
                <w:szCs w:val="18"/>
              </w:rPr>
              <w:t>Ensino superior completo</w:t>
            </w:r>
          </w:p>
        </w:tc>
      </w:tr>
      <w:tr w:rsidR="002C6F61" w14:paraId="0D92C812" w14:textId="77777777" w:rsidTr="002C6F61">
        <w:tc>
          <w:tcPr>
            <w:tcW w:w="4814" w:type="dxa"/>
          </w:tcPr>
          <w:p w14:paraId="2965F31D" w14:textId="3B27254B" w:rsidR="002C6F61" w:rsidRPr="00D5523A" w:rsidRDefault="002C6F61" w:rsidP="00D5523A">
            <w:pPr>
              <w:pStyle w:val="TF-TEXTO"/>
              <w:spacing w:before="0"/>
              <w:ind w:firstLine="0"/>
              <w:rPr>
                <w:sz w:val="18"/>
                <w:szCs w:val="18"/>
              </w:rPr>
            </w:pPr>
            <w:r w:rsidRPr="00D5523A">
              <w:rPr>
                <w:sz w:val="18"/>
                <w:szCs w:val="18"/>
              </w:rPr>
              <w:t>Você utiliza dispositivos móveis com qual frequência?</w:t>
            </w:r>
          </w:p>
        </w:tc>
        <w:tc>
          <w:tcPr>
            <w:tcW w:w="4815" w:type="dxa"/>
          </w:tcPr>
          <w:p w14:paraId="472C67B1" w14:textId="6C967210" w:rsidR="002C6F61" w:rsidRPr="00D5523A" w:rsidRDefault="00AE2D46" w:rsidP="00D5523A">
            <w:pPr>
              <w:pStyle w:val="TF-TEXTO"/>
              <w:spacing w:before="0"/>
              <w:ind w:firstLine="0"/>
              <w:rPr>
                <w:sz w:val="18"/>
                <w:szCs w:val="18"/>
              </w:rPr>
            </w:pPr>
            <w:r w:rsidRPr="00D5523A">
              <w:rPr>
                <w:sz w:val="18"/>
                <w:szCs w:val="18"/>
              </w:rPr>
              <w:t xml:space="preserve">100% </w:t>
            </w:r>
            <w:r w:rsidRPr="00D5523A">
              <w:rPr>
                <w:color w:val="000000"/>
                <w:sz w:val="18"/>
                <w:szCs w:val="18"/>
                <w:shd w:val="clear" w:color="auto" w:fill="FFFFFF"/>
              </w:rPr>
              <w:t>Frequentemente</w:t>
            </w:r>
          </w:p>
        </w:tc>
      </w:tr>
      <w:tr w:rsidR="002C6F61" w14:paraId="60327AFD" w14:textId="77777777" w:rsidTr="002C6F61">
        <w:tc>
          <w:tcPr>
            <w:tcW w:w="4814" w:type="dxa"/>
          </w:tcPr>
          <w:p w14:paraId="53121B0D" w14:textId="2C4A479D" w:rsidR="002C6F61" w:rsidRPr="00D5523A" w:rsidRDefault="002C6F61" w:rsidP="00D5523A">
            <w:pPr>
              <w:pStyle w:val="TF-TEXTO"/>
              <w:spacing w:before="0"/>
              <w:ind w:firstLine="0"/>
              <w:rPr>
                <w:sz w:val="18"/>
                <w:szCs w:val="18"/>
              </w:rPr>
            </w:pPr>
            <w:r w:rsidRPr="00D5523A">
              <w:rPr>
                <w:sz w:val="18"/>
                <w:szCs w:val="18"/>
              </w:rPr>
              <w:t>Em qual aparelho você irá utilizar o aplicativo para a realização das tarefas?</w:t>
            </w:r>
          </w:p>
        </w:tc>
        <w:tc>
          <w:tcPr>
            <w:tcW w:w="4815" w:type="dxa"/>
          </w:tcPr>
          <w:p w14:paraId="446DA59E" w14:textId="65B44A6D" w:rsidR="00AE2D46" w:rsidRPr="00D5523A" w:rsidRDefault="00E932C2" w:rsidP="00D5523A">
            <w:pPr>
              <w:pStyle w:val="TF-TEXTO"/>
              <w:spacing w:before="0"/>
              <w:ind w:firstLine="0"/>
              <w:rPr>
                <w:sz w:val="18"/>
                <w:szCs w:val="18"/>
              </w:rPr>
            </w:pPr>
            <w:r w:rsidRPr="00D5523A">
              <w:rPr>
                <w:sz w:val="18"/>
                <w:szCs w:val="18"/>
              </w:rPr>
              <w:t xml:space="preserve">95% </w:t>
            </w:r>
            <w:r w:rsidR="00AE2D46" w:rsidRPr="00D5523A">
              <w:rPr>
                <w:sz w:val="18"/>
                <w:szCs w:val="18"/>
              </w:rPr>
              <w:t>Celular</w:t>
            </w:r>
          </w:p>
          <w:p w14:paraId="78A4AA9E" w14:textId="50D53129" w:rsidR="002C6F61" w:rsidRPr="00990243" w:rsidRDefault="00E932C2" w:rsidP="00D5523A">
            <w:pPr>
              <w:pStyle w:val="TF-TEXTO"/>
              <w:spacing w:before="0"/>
              <w:ind w:firstLine="0"/>
            </w:pPr>
            <w:r w:rsidRPr="00D5523A">
              <w:rPr>
                <w:sz w:val="18"/>
                <w:szCs w:val="18"/>
              </w:rPr>
              <w:t xml:space="preserve">5% </w:t>
            </w:r>
            <w:r w:rsidR="00AE2D46" w:rsidRPr="00D5523A">
              <w:rPr>
                <w:sz w:val="18"/>
                <w:szCs w:val="18"/>
              </w:rPr>
              <w:t>Tablet</w:t>
            </w:r>
          </w:p>
        </w:tc>
      </w:tr>
      <w:tr w:rsidR="002C6F61" w14:paraId="35DDC252" w14:textId="77777777" w:rsidTr="002C6F61">
        <w:tc>
          <w:tcPr>
            <w:tcW w:w="4814" w:type="dxa"/>
          </w:tcPr>
          <w:p w14:paraId="0BA5250A" w14:textId="184864A8" w:rsidR="002C6F61" w:rsidRPr="00D5523A" w:rsidRDefault="002C6F61" w:rsidP="00D5523A">
            <w:pPr>
              <w:pStyle w:val="TF-TEXTO"/>
              <w:spacing w:before="0"/>
              <w:ind w:firstLine="0"/>
              <w:rPr>
                <w:sz w:val="18"/>
                <w:szCs w:val="18"/>
              </w:rPr>
            </w:pPr>
            <w:r w:rsidRPr="00D5523A">
              <w:rPr>
                <w:sz w:val="18"/>
                <w:szCs w:val="18"/>
              </w:rPr>
              <w:t>Indique seu grau de familiaridade com Realidade Aumentada:</w:t>
            </w:r>
          </w:p>
        </w:tc>
        <w:tc>
          <w:tcPr>
            <w:tcW w:w="4815" w:type="dxa"/>
          </w:tcPr>
          <w:p w14:paraId="77C86B2F" w14:textId="34861F16" w:rsidR="00AE2D46" w:rsidRPr="00D5523A" w:rsidRDefault="00E932C2" w:rsidP="00D5523A">
            <w:pPr>
              <w:pStyle w:val="TF-TEXTO"/>
              <w:spacing w:before="0"/>
              <w:ind w:firstLine="0"/>
              <w:rPr>
                <w:sz w:val="18"/>
                <w:szCs w:val="18"/>
              </w:rPr>
            </w:pPr>
            <w:r w:rsidRPr="00D5523A">
              <w:rPr>
                <w:sz w:val="18"/>
                <w:szCs w:val="18"/>
              </w:rPr>
              <w:t xml:space="preserve">6% </w:t>
            </w:r>
            <w:r w:rsidR="00AE2D46" w:rsidRPr="00D5523A">
              <w:rPr>
                <w:sz w:val="18"/>
                <w:szCs w:val="18"/>
              </w:rPr>
              <w:t>Nunca ouvi falar</w:t>
            </w:r>
          </w:p>
          <w:p w14:paraId="3F62E552" w14:textId="7690280F" w:rsidR="00AE2D46" w:rsidRPr="00D5523A" w:rsidRDefault="00E932C2" w:rsidP="00D5523A">
            <w:pPr>
              <w:pStyle w:val="TF-TEXTO"/>
              <w:spacing w:before="0"/>
              <w:ind w:firstLine="0"/>
              <w:rPr>
                <w:sz w:val="18"/>
                <w:szCs w:val="18"/>
              </w:rPr>
            </w:pPr>
            <w:r w:rsidRPr="00D5523A">
              <w:rPr>
                <w:sz w:val="18"/>
                <w:szCs w:val="18"/>
              </w:rPr>
              <w:t xml:space="preserve">53% </w:t>
            </w:r>
            <w:r w:rsidR="00AE2D46" w:rsidRPr="00D5523A">
              <w:rPr>
                <w:sz w:val="18"/>
                <w:szCs w:val="18"/>
              </w:rPr>
              <w:t>Conheço, mas nunca utilizei</w:t>
            </w:r>
          </w:p>
          <w:p w14:paraId="598A9E0A" w14:textId="0A4F2179" w:rsidR="002C6F61" w:rsidRPr="00990243" w:rsidRDefault="00E932C2" w:rsidP="00D5523A">
            <w:pPr>
              <w:pStyle w:val="TF-TEXTO"/>
              <w:spacing w:before="0"/>
              <w:ind w:firstLine="0"/>
            </w:pPr>
            <w:r w:rsidRPr="00D5523A">
              <w:rPr>
                <w:sz w:val="18"/>
                <w:szCs w:val="18"/>
              </w:rPr>
              <w:t xml:space="preserve">41% </w:t>
            </w:r>
            <w:r w:rsidR="00AE2D46" w:rsidRPr="00D5523A">
              <w:rPr>
                <w:sz w:val="18"/>
                <w:szCs w:val="18"/>
              </w:rPr>
              <w:t>Já utilizei</w:t>
            </w:r>
          </w:p>
        </w:tc>
      </w:tr>
      <w:tr w:rsidR="002C6F61" w14:paraId="1B2768AC" w14:textId="77777777" w:rsidTr="002C6F61">
        <w:tc>
          <w:tcPr>
            <w:tcW w:w="4814" w:type="dxa"/>
          </w:tcPr>
          <w:p w14:paraId="177491B8" w14:textId="4FA812E8" w:rsidR="002C6F61" w:rsidRPr="00D5523A" w:rsidRDefault="002C6F61" w:rsidP="00D5523A">
            <w:pPr>
              <w:pStyle w:val="TF-TEXTO"/>
              <w:spacing w:before="0"/>
              <w:ind w:firstLine="0"/>
              <w:rPr>
                <w:sz w:val="18"/>
                <w:szCs w:val="18"/>
              </w:rPr>
            </w:pPr>
            <w:r w:rsidRPr="00D5523A">
              <w:rPr>
                <w:sz w:val="18"/>
                <w:szCs w:val="18"/>
              </w:rPr>
              <w:t xml:space="preserve">Indique quantas religiões você conhece bem entre as religiões a seguir </w:t>
            </w:r>
            <w:r w:rsidR="00990243" w:rsidRPr="00990243">
              <w:rPr>
                <w:sz w:val="18"/>
                <w:szCs w:val="18"/>
              </w:rPr>
              <w:t>C</w:t>
            </w:r>
            <w:r w:rsidR="00990243" w:rsidRPr="00D5523A">
              <w:rPr>
                <w:sz w:val="18"/>
                <w:szCs w:val="18"/>
              </w:rPr>
              <w:t>ristianismo</w:t>
            </w:r>
            <w:r w:rsidRPr="00D5523A">
              <w:rPr>
                <w:sz w:val="18"/>
                <w:szCs w:val="18"/>
              </w:rPr>
              <w:t xml:space="preserve">, </w:t>
            </w:r>
            <w:r w:rsidR="00990243" w:rsidRPr="00990243">
              <w:rPr>
                <w:sz w:val="18"/>
                <w:szCs w:val="18"/>
              </w:rPr>
              <w:t>H</w:t>
            </w:r>
            <w:r w:rsidR="00990243" w:rsidRPr="00D5523A">
              <w:rPr>
                <w:sz w:val="18"/>
                <w:szCs w:val="18"/>
              </w:rPr>
              <w:t>induísmo</w:t>
            </w:r>
            <w:r w:rsidRPr="00D5523A">
              <w:rPr>
                <w:sz w:val="18"/>
                <w:szCs w:val="18"/>
              </w:rPr>
              <w:t xml:space="preserve">, </w:t>
            </w:r>
            <w:r w:rsidR="00990243" w:rsidRPr="00990243">
              <w:rPr>
                <w:sz w:val="18"/>
                <w:szCs w:val="18"/>
              </w:rPr>
              <w:t>U</w:t>
            </w:r>
            <w:r w:rsidR="00990243" w:rsidRPr="00D5523A">
              <w:rPr>
                <w:sz w:val="18"/>
                <w:szCs w:val="18"/>
              </w:rPr>
              <w:t xml:space="preserve">mbanda </w:t>
            </w:r>
            <w:r w:rsidRPr="00D5523A">
              <w:rPr>
                <w:sz w:val="18"/>
                <w:szCs w:val="18"/>
              </w:rPr>
              <w:t xml:space="preserve">e </w:t>
            </w:r>
            <w:proofErr w:type="spellStart"/>
            <w:r w:rsidR="00990243" w:rsidRPr="00990243">
              <w:rPr>
                <w:sz w:val="18"/>
                <w:szCs w:val="18"/>
              </w:rPr>
              <w:t>L</w:t>
            </w:r>
            <w:r w:rsidR="00990243" w:rsidRPr="00D5523A">
              <w:rPr>
                <w:sz w:val="18"/>
                <w:szCs w:val="18"/>
              </w:rPr>
              <w:t>ankãno</w:t>
            </w:r>
            <w:proofErr w:type="spellEnd"/>
            <w:r w:rsidRPr="00D5523A">
              <w:rPr>
                <w:sz w:val="18"/>
                <w:szCs w:val="18"/>
              </w:rPr>
              <w:t>-</w:t>
            </w:r>
            <w:r w:rsidR="00990243" w:rsidRPr="00990243">
              <w:rPr>
                <w:sz w:val="18"/>
                <w:szCs w:val="18"/>
              </w:rPr>
              <w:t>X</w:t>
            </w:r>
            <w:r w:rsidR="00990243" w:rsidRPr="00D5523A">
              <w:rPr>
                <w:sz w:val="18"/>
                <w:szCs w:val="18"/>
              </w:rPr>
              <w:t>okleng</w:t>
            </w:r>
            <w:r w:rsidRPr="00D5523A">
              <w:rPr>
                <w:sz w:val="18"/>
                <w:szCs w:val="18"/>
              </w:rPr>
              <w:t>:</w:t>
            </w:r>
          </w:p>
        </w:tc>
        <w:tc>
          <w:tcPr>
            <w:tcW w:w="4815" w:type="dxa"/>
          </w:tcPr>
          <w:p w14:paraId="5AFABE35" w14:textId="38BA3CDD" w:rsidR="00AE2D46" w:rsidRPr="00D5523A" w:rsidRDefault="00E932C2" w:rsidP="00D5523A">
            <w:pPr>
              <w:pStyle w:val="TF-TEXTO"/>
              <w:spacing w:before="0"/>
              <w:ind w:firstLine="0"/>
              <w:rPr>
                <w:sz w:val="18"/>
                <w:szCs w:val="18"/>
              </w:rPr>
            </w:pPr>
            <w:r w:rsidRPr="00D5523A">
              <w:rPr>
                <w:sz w:val="18"/>
                <w:szCs w:val="18"/>
              </w:rPr>
              <w:t xml:space="preserve">76% </w:t>
            </w:r>
            <w:r w:rsidR="00AE2D46" w:rsidRPr="00D5523A">
              <w:rPr>
                <w:sz w:val="18"/>
                <w:szCs w:val="18"/>
              </w:rPr>
              <w:t>Conheço bem 1</w:t>
            </w:r>
          </w:p>
          <w:p w14:paraId="65E22B9A" w14:textId="2763040A" w:rsidR="00AE2D46" w:rsidRPr="00D5523A" w:rsidRDefault="00E932C2" w:rsidP="00D5523A">
            <w:pPr>
              <w:pStyle w:val="TF-TEXTO"/>
              <w:spacing w:before="0"/>
              <w:ind w:firstLine="0"/>
              <w:rPr>
                <w:sz w:val="18"/>
                <w:szCs w:val="18"/>
              </w:rPr>
            </w:pPr>
            <w:r w:rsidRPr="00D5523A">
              <w:rPr>
                <w:sz w:val="18"/>
                <w:szCs w:val="18"/>
              </w:rPr>
              <w:t xml:space="preserve">12% </w:t>
            </w:r>
            <w:r w:rsidR="00AE2D46" w:rsidRPr="00D5523A">
              <w:rPr>
                <w:sz w:val="18"/>
                <w:szCs w:val="18"/>
              </w:rPr>
              <w:t>Conhece bem 2 das 4</w:t>
            </w:r>
          </w:p>
          <w:p w14:paraId="6E06EFB8" w14:textId="61110E30" w:rsidR="002C6F61" w:rsidRPr="00990243" w:rsidRDefault="00E932C2" w:rsidP="00D5523A">
            <w:pPr>
              <w:pStyle w:val="TF-TEXTO"/>
              <w:spacing w:before="0"/>
              <w:ind w:firstLine="0"/>
            </w:pPr>
            <w:r w:rsidRPr="00D5523A">
              <w:rPr>
                <w:sz w:val="18"/>
                <w:szCs w:val="18"/>
              </w:rPr>
              <w:t xml:space="preserve">12% </w:t>
            </w:r>
            <w:r w:rsidR="00AE2D46" w:rsidRPr="00D5523A">
              <w:rPr>
                <w:sz w:val="18"/>
                <w:szCs w:val="18"/>
              </w:rPr>
              <w:t>Conheço bem 3 das 4</w:t>
            </w:r>
          </w:p>
        </w:tc>
      </w:tr>
    </w:tbl>
    <w:p w14:paraId="516AF598" w14:textId="0B0BF11C" w:rsidR="002C6F61" w:rsidRDefault="00886842" w:rsidP="00886842">
      <w:pPr>
        <w:pStyle w:val="TF-FONTE"/>
      </w:pPr>
      <w:r>
        <w:t>Fonte: elaborado pelo autor.</w:t>
      </w:r>
    </w:p>
    <w:p w14:paraId="7FB0DB99" w14:textId="0E7C58DD" w:rsidR="001F31D3" w:rsidRDefault="00443137" w:rsidP="00443137">
      <w:pPr>
        <w:pStyle w:val="TF-TEXTO"/>
      </w:pPr>
      <w:bookmarkStart w:id="77" w:name="_Hlk138002444"/>
      <w:r>
        <w:t xml:space="preserve">Como é possível observar na </w:t>
      </w:r>
      <w:r>
        <w:fldChar w:fldCharType="begin"/>
      </w:r>
      <w:r>
        <w:instrText xml:space="preserve"> REF _Ref138002479 \h </w:instrText>
      </w:r>
      <w:r>
        <w:fldChar w:fldCharType="separate"/>
      </w:r>
      <w:r w:rsidR="00D178FD">
        <w:t xml:space="preserve">Quadro </w:t>
      </w:r>
      <w:r w:rsidR="00D178FD">
        <w:rPr>
          <w:noProof/>
        </w:rPr>
        <w:t>5</w:t>
      </w:r>
      <w:r>
        <w:fldChar w:fldCharType="end"/>
      </w:r>
      <w:r>
        <w:t xml:space="preserve">, a maior parte dos usuários (77%) possuía entre 16 e 26 anos. Apesar das diferentes idades, houve pouca diferença no entendimento das atividades. Mesmo que mais de 50% dos respondentes já tenham iniciado o ensino superior, tendo um considerável grau de instrução, apenas 3 usuários estudam computação e afins. A maior parte dos usuários que disse que já utilizou ou conhece realidade aumentada mencionou seu conhecimento relacionado ao jogo pokémon GO, e é claro com a exceção dos 3 usuários que cursam Ciências da Computação cujo conhecimento estava atrelado à disciplina de realidade aumentada. A grande maioria dos usuários conhece apenas a religião cristã tendo alguns que conheciam um pouco da Umbanda e outros que conheciam também </w:t>
      </w:r>
      <w:r w:rsidR="00491039">
        <w:t>O povo indígena</w:t>
      </w:r>
      <w:r>
        <w:t xml:space="preserve"> </w:t>
      </w:r>
      <w:proofErr w:type="spellStart"/>
      <w:r>
        <w:t>L</w:t>
      </w:r>
      <w:r w:rsidRPr="002C6F61">
        <w:t>ankãno</w:t>
      </w:r>
      <w:proofErr w:type="spellEnd"/>
      <w:r w:rsidRPr="002C6F61">
        <w:t>-</w:t>
      </w:r>
      <w:r>
        <w:t>X</w:t>
      </w:r>
      <w:r w:rsidRPr="002C6F61">
        <w:t>okleng</w:t>
      </w:r>
      <w:r>
        <w:t xml:space="preserve"> devido a ter estudado na escola.</w:t>
      </w:r>
      <w:bookmarkEnd w:id="77"/>
    </w:p>
    <w:p w14:paraId="7429074D" w14:textId="20A80972" w:rsidR="001B3A76" w:rsidRDefault="00443137" w:rsidP="00886842">
      <w:pPr>
        <w:pStyle w:val="TF-TEXTO"/>
      </w:pPr>
      <w:r>
        <w:t>A respeito da usabilidade do aplicativo, os usuários conseguiram executar as atividades, mas, em algumas tarefas, foi necessário auxílio, mesmo que algumas vezes o auxílio fosse pedir para o usuário ler novamente uma tarefa</w:t>
      </w:r>
      <w:r w:rsidR="00871210">
        <w:t xml:space="preserve">. </w:t>
      </w:r>
      <w:r>
        <w:t xml:space="preserve">A tarefa que mais gerou confusão nos usuários foi a parte de passar a vez para outro jogador, muitas vezes, os usuários passavam a vez para o </w:t>
      </w:r>
      <w:r w:rsidRPr="00D5523A">
        <w:rPr>
          <w:rStyle w:val="TF-COURIER9"/>
        </w:rPr>
        <w:t>jogador 2</w:t>
      </w:r>
      <w:r w:rsidRPr="00EF2E5D">
        <w:rPr>
          <w:rStyle w:val="TF-COURIER9"/>
          <w:rFonts w:ascii="Times New Roman" w:hAnsi="Times New Roman"/>
          <w:sz w:val="20"/>
        </w:rPr>
        <w:t>,</w:t>
      </w:r>
      <w:r>
        <w:t xml:space="preserve"> mas tentavam usar o marcador do </w:t>
      </w:r>
      <w:r w:rsidRPr="00D5523A">
        <w:rPr>
          <w:rStyle w:val="TF-COURIER9"/>
        </w:rPr>
        <w:t>jogador 1</w:t>
      </w:r>
      <w:r>
        <w:t xml:space="preserve">. Nesse quesito, faltou uma interface visual melhor para mostrar a qual jogador o marcador está atrelado. A maior parte dos usuários achou o aplicativo intuitivo e fácil de usar, apesar de que, em alguns casos, a falta de experiência com realidade aumentada fez com que alguns usuários tentassem clicar na tela, ao invés de colocar seus dedos entre o botão virtual e a câmera do aparelho. Quanto a ajudar a compreender o conteúdo, muitos usuários disseram que aprenderam algo novo, mas que gostariam de compreender melhor os motivos dos erros cometidos. A maior parte dos usuários teve curiosidade de conhecer um pouco mais de pelo menos uma das religiões apresentadas que desconhecia. Quase todos os usuários disseram que a aplicação pode ajudar </w:t>
      </w:r>
      <w:r w:rsidRPr="0089582A">
        <w:t xml:space="preserve">na explicação e compreensão de assuntos relacionados </w:t>
      </w:r>
      <w:r>
        <w:t>à</w:t>
      </w:r>
      <w:r w:rsidRPr="0089582A">
        <w:t xml:space="preserve"> diversidade religiosa e a respeito das religiões apresentadas.</w:t>
      </w:r>
      <w:r>
        <w:t xml:space="preserve"> Boa parte dos usuários gostou da aplicação, mas alguns disseram que poderia haver algumas melhorias, sendo que 94% dos usuários classificaram a aplicação como boa ou muito boa. A opinião dos usuários quanto à usabilidade pode ser visualizada no </w:t>
      </w:r>
      <w:r w:rsidR="009C4E38">
        <w:fldChar w:fldCharType="begin"/>
      </w:r>
      <w:r w:rsidR="009C4E38">
        <w:instrText xml:space="preserve"> REF _Ref137844197 \h </w:instrText>
      </w:r>
      <w:r w:rsidR="009C4E38">
        <w:fldChar w:fldCharType="separate"/>
      </w:r>
      <w:r w:rsidR="00D178FD">
        <w:t xml:space="preserve">Quadro </w:t>
      </w:r>
      <w:r w:rsidR="00D178FD">
        <w:rPr>
          <w:noProof/>
        </w:rPr>
        <w:t>6</w:t>
      </w:r>
      <w:r w:rsidR="009C4E38">
        <w:fldChar w:fldCharType="end"/>
      </w:r>
    </w:p>
    <w:p w14:paraId="56C136E8" w14:textId="678404D1" w:rsidR="00A81C11" w:rsidRDefault="0092746E" w:rsidP="0092746E">
      <w:pPr>
        <w:pStyle w:val="TF-LEGENDA"/>
      </w:pPr>
      <w:bookmarkStart w:id="78" w:name="_Ref137844197"/>
      <w:r>
        <w:t xml:space="preserve">Quadro </w:t>
      </w:r>
      <w:fldSimple w:instr=" SEQ Quadro \* ARABIC ">
        <w:r w:rsidR="00D178FD">
          <w:rPr>
            <w:noProof/>
          </w:rPr>
          <w:t>6</w:t>
        </w:r>
      </w:fldSimple>
      <w:bookmarkEnd w:id="78"/>
      <w:r>
        <w:t>– usabilidade do aplicativo</w:t>
      </w:r>
    </w:p>
    <w:tbl>
      <w:tblPr>
        <w:tblStyle w:val="Tabelacomgrade"/>
        <w:tblW w:w="0" w:type="auto"/>
        <w:tblLook w:val="04A0" w:firstRow="1" w:lastRow="0" w:firstColumn="1" w:lastColumn="0" w:noHBand="0" w:noVBand="1"/>
      </w:tblPr>
      <w:tblGrid>
        <w:gridCol w:w="4814"/>
        <w:gridCol w:w="4815"/>
      </w:tblGrid>
      <w:tr w:rsidR="00B47827" w14:paraId="028A46A2" w14:textId="77777777" w:rsidTr="00B47827">
        <w:tc>
          <w:tcPr>
            <w:tcW w:w="4814" w:type="dxa"/>
          </w:tcPr>
          <w:p w14:paraId="5103BE9D" w14:textId="73A00290"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Das atividades solicitadas, quantas atividades você conseguiu executar sem auxílio?</w:t>
            </w:r>
          </w:p>
        </w:tc>
        <w:tc>
          <w:tcPr>
            <w:tcW w:w="4815" w:type="dxa"/>
          </w:tcPr>
          <w:p w14:paraId="53691E93" w14:textId="6368B351" w:rsidR="00A81C11" w:rsidRPr="00D5523A" w:rsidRDefault="00A81C11" w:rsidP="00D5523A">
            <w:pPr>
              <w:pStyle w:val="TF-TEXTO"/>
              <w:spacing w:before="0"/>
              <w:ind w:firstLine="0"/>
              <w:rPr>
                <w:sz w:val="18"/>
                <w:szCs w:val="18"/>
              </w:rPr>
            </w:pPr>
            <w:r w:rsidRPr="00D5523A">
              <w:rPr>
                <w:sz w:val="18"/>
                <w:szCs w:val="18"/>
              </w:rPr>
              <w:t>41% A maior parte</w:t>
            </w:r>
          </w:p>
          <w:p w14:paraId="76805DBE" w14:textId="03FB52FE" w:rsidR="00A81C11" w:rsidRPr="00D5523A" w:rsidRDefault="00A81C11" w:rsidP="00D5523A">
            <w:pPr>
              <w:pStyle w:val="TF-TEXTO"/>
              <w:spacing w:before="0"/>
              <w:ind w:firstLine="0"/>
              <w:rPr>
                <w:sz w:val="18"/>
                <w:szCs w:val="18"/>
              </w:rPr>
            </w:pPr>
            <w:r w:rsidRPr="00D5523A">
              <w:rPr>
                <w:sz w:val="18"/>
                <w:szCs w:val="18"/>
              </w:rPr>
              <w:t>35% Metade das tarefas</w:t>
            </w:r>
          </w:p>
          <w:p w14:paraId="17B47F74" w14:textId="44CDC31F" w:rsidR="00B47827" w:rsidRPr="00D5523A" w:rsidRDefault="00A81C11" w:rsidP="00D5523A">
            <w:pPr>
              <w:pStyle w:val="TF-TEXTO"/>
              <w:spacing w:before="0"/>
              <w:ind w:firstLine="0"/>
              <w:rPr>
                <w:sz w:val="18"/>
                <w:szCs w:val="18"/>
              </w:rPr>
            </w:pPr>
            <w:r w:rsidRPr="00D5523A">
              <w:rPr>
                <w:sz w:val="18"/>
                <w:szCs w:val="18"/>
              </w:rPr>
              <w:t>24% Menos da metade das tarefas</w:t>
            </w:r>
          </w:p>
        </w:tc>
      </w:tr>
      <w:tr w:rsidR="00B47827" w14:paraId="5A14739B" w14:textId="77777777" w:rsidTr="00B47827">
        <w:tc>
          <w:tcPr>
            <w:tcW w:w="4814" w:type="dxa"/>
          </w:tcPr>
          <w:p w14:paraId="0DC45EE4" w14:textId="683D5346"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De modo geral, você achou o protótipo intuitivo e fácil de usar?</w:t>
            </w:r>
          </w:p>
        </w:tc>
        <w:tc>
          <w:tcPr>
            <w:tcW w:w="4815" w:type="dxa"/>
          </w:tcPr>
          <w:p w14:paraId="7C9158AE" w14:textId="66F6F26F" w:rsidR="00A81C11" w:rsidRPr="00D5523A" w:rsidRDefault="009456AA" w:rsidP="00D5523A">
            <w:pPr>
              <w:pStyle w:val="TF-TEXTO"/>
              <w:spacing w:before="0"/>
              <w:ind w:firstLine="0"/>
              <w:rPr>
                <w:sz w:val="18"/>
                <w:szCs w:val="18"/>
              </w:rPr>
            </w:pPr>
            <w:r w:rsidRPr="00D5523A">
              <w:rPr>
                <w:sz w:val="18"/>
                <w:szCs w:val="18"/>
              </w:rPr>
              <w:t xml:space="preserve">94% </w:t>
            </w:r>
            <w:r w:rsidR="00A81C11" w:rsidRPr="00D5523A">
              <w:rPr>
                <w:sz w:val="18"/>
                <w:szCs w:val="18"/>
              </w:rPr>
              <w:t>Sim</w:t>
            </w:r>
          </w:p>
          <w:p w14:paraId="4179007C" w14:textId="6B2BBC89" w:rsidR="00B47827" w:rsidRPr="00D5523A" w:rsidRDefault="009456AA" w:rsidP="00D5523A">
            <w:pPr>
              <w:pStyle w:val="TF-TEXTO"/>
              <w:spacing w:before="0"/>
              <w:ind w:firstLine="0"/>
              <w:rPr>
                <w:sz w:val="18"/>
                <w:szCs w:val="18"/>
              </w:rPr>
            </w:pPr>
            <w:r w:rsidRPr="00D5523A">
              <w:rPr>
                <w:sz w:val="18"/>
                <w:szCs w:val="18"/>
              </w:rPr>
              <w:t xml:space="preserve">6% </w:t>
            </w:r>
            <w:r w:rsidR="00A81C11" w:rsidRPr="00D5523A">
              <w:rPr>
                <w:sz w:val="18"/>
                <w:szCs w:val="18"/>
              </w:rPr>
              <w:t>Não</w:t>
            </w:r>
          </w:p>
        </w:tc>
      </w:tr>
      <w:tr w:rsidR="00A81C11" w14:paraId="721196D1" w14:textId="77777777" w:rsidTr="00B47827">
        <w:tc>
          <w:tcPr>
            <w:tcW w:w="4814" w:type="dxa"/>
          </w:tcPr>
          <w:p w14:paraId="0389DCC5" w14:textId="5F19A89B" w:rsidR="00A81C11" w:rsidRPr="00D5523A" w:rsidRDefault="005F3960" w:rsidP="00D5523A">
            <w:pPr>
              <w:pStyle w:val="TF-TEXTO"/>
              <w:spacing w:before="0"/>
              <w:ind w:firstLine="0"/>
              <w:rPr>
                <w:color w:val="202124"/>
                <w:spacing w:val="3"/>
                <w:sz w:val="18"/>
                <w:szCs w:val="18"/>
                <w:shd w:val="clear" w:color="auto" w:fill="FFFFFF"/>
              </w:rPr>
            </w:pPr>
            <w:r w:rsidRPr="00D5523A">
              <w:rPr>
                <w:color w:val="202124"/>
                <w:spacing w:val="3"/>
                <w:sz w:val="18"/>
                <w:szCs w:val="18"/>
                <w:shd w:val="clear" w:color="auto" w:fill="FFFFFF"/>
              </w:rPr>
              <w:t>Se você se considerava com "Muito Conhecimento" sobre as religiões abordadas, a ferramenta conseguiu de algum modo lhe trazer informações novas ou mostrar algo que você não sabia?</w:t>
            </w:r>
          </w:p>
        </w:tc>
        <w:tc>
          <w:tcPr>
            <w:tcW w:w="4815" w:type="dxa"/>
          </w:tcPr>
          <w:p w14:paraId="2629AB0F" w14:textId="7594EE01" w:rsidR="005F3960" w:rsidRPr="00D5523A" w:rsidRDefault="009456AA" w:rsidP="00D5523A">
            <w:pPr>
              <w:pStyle w:val="TF-TEXTO"/>
              <w:spacing w:before="0"/>
              <w:ind w:firstLine="0"/>
              <w:rPr>
                <w:sz w:val="18"/>
                <w:szCs w:val="18"/>
              </w:rPr>
            </w:pPr>
            <w:r w:rsidRPr="00D5523A">
              <w:rPr>
                <w:sz w:val="18"/>
                <w:szCs w:val="18"/>
              </w:rPr>
              <w:t xml:space="preserve">83% </w:t>
            </w:r>
            <w:r w:rsidR="005F3960" w:rsidRPr="00D5523A">
              <w:rPr>
                <w:sz w:val="18"/>
                <w:szCs w:val="18"/>
              </w:rPr>
              <w:t>Sim</w:t>
            </w:r>
          </w:p>
          <w:p w14:paraId="5AE72F62" w14:textId="210799BA" w:rsidR="00A81C11" w:rsidRPr="00D5523A" w:rsidRDefault="009456AA" w:rsidP="00D5523A">
            <w:pPr>
              <w:pStyle w:val="TF-TEXTO"/>
              <w:spacing w:before="0"/>
              <w:ind w:firstLine="0"/>
              <w:rPr>
                <w:sz w:val="18"/>
                <w:szCs w:val="18"/>
              </w:rPr>
            </w:pPr>
            <w:r w:rsidRPr="00D5523A">
              <w:rPr>
                <w:sz w:val="18"/>
                <w:szCs w:val="18"/>
              </w:rPr>
              <w:t xml:space="preserve">16% </w:t>
            </w:r>
            <w:r w:rsidR="005F3960" w:rsidRPr="00D5523A">
              <w:rPr>
                <w:sz w:val="18"/>
                <w:szCs w:val="18"/>
              </w:rPr>
              <w:t>Não</w:t>
            </w:r>
          </w:p>
        </w:tc>
      </w:tr>
      <w:tr w:rsidR="00B47827" w14:paraId="68157ACE" w14:textId="77777777" w:rsidTr="00B47827">
        <w:tc>
          <w:tcPr>
            <w:tcW w:w="4814" w:type="dxa"/>
          </w:tcPr>
          <w:p w14:paraId="5DA3E3FD" w14:textId="170ED032"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Se você se considerava com "Pouco Conhecimento" ou "Nenhum Conhecimento</w:t>
            </w:r>
            <w:r w:rsidR="000D262D" w:rsidRPr="00D5523A">
              <w:rPr>
                <w:color w:val="202124"/>
                <w:spacing w:val="3"/>
                <w:sz w:val="18"/>
                <w:szCs w:val="18"/>
                <w:shd w:val="clear" w:color="auto" w:fill="FFFFFF"/>
              </w:rPr>
              <w:t xml:space="preserve">” </w:t>
            </w:r>
            <w:r w:rsidR="00443137">
              <w:rPr>
                <w:color w:val="202124"/>
                <w:spacing w:val="3"/>
                <w:sz w:val="18"/>
                <w:szCs w:val="18"/>
                <w:shd w:val="clear" w:color="auto" w:fill="FFFFFF"/>
              </w:rPr>
              <w:t>em relação às</w:t>
            </w:r>
            <w:r w:rsidR="00443137" w:rsidRPr="00D5523A">
              <w:rPr>
                <w:color w:val="202124"/>
                <w:spacing w:val="3"/>
                <w:sz w:val="18"/>
                <w:szCs w:val="18"/>
                <w:shd w:val="clear" w:color="auto" w:fill="FFFFFF"/>
              </w:rPr>
              <w:t xml:space="preserve"> religiões abordadas, </w:t>
            </w:r>
            <w:r w:rsidR="00443137" w:rsidRPr="00D5523A">
              <w:rPr>
                <w:color w:val="202124"/>
                <w:spacing w:val="3"/>
                <w:sz w:val="18"/>
                <w:szCs w:val="18"/>
                <w:shd w:val="clear" w:color="auto" w:fill="FFFFFF"/>
              </w:rPr>
              <w:lastRenderedPageBreak/>
              <w:t>a ferramenta lhe proporcionou uma nova forma de ver este conteúdo e lhe ajudar a compreendê-lo?</w:t>
            </w:r>
          </w:p>
        </w:tc>
        <w:tc>
          <w:tcPr>
            <w:tcW w:w="4815" w:type="dxa"/>
          </w:tcPr>
          <w:p w14:paraId="7C4F2600" w14:textId="4873B9DC" w:rsidR="00A81C11" w:rsidRPr="00D5523A" w:rsidRDefault="009456AA" w:rsidP="00D5523A">
            <w:pPr>
              <w:pStyle w:val="TF-TEXTO"/>
              <w:spacing w:before="0"/>
              <w:ind w:firstLine="0"/>
              <w:rPr>
                <w:sz w:val="18"/>
                <w:szCs w:val="18"/>
              </w:rPr>
            </w:pPr>
            <w:r w:rsidRPr="00D5523A">
              <w:rPr>
                <w:sz w:val="18"/>
                <w:szCs w:val="18"/>
              </w:rPr>
              <w:lastRenderedPageBreak/>
              <w:t xml:space="preserve">92% </w:t>
            </w:r>
            <w:r w:rsidR="00A81C11" w:rsidRPr="00D5523A">
              <w:rPr>
                <w:sz w:val="18"/>
                <w:szCs w:val="18"/>
              </w:rPr>
              <w:t>Sim</w:t>
            </w:r>
          </w:p>
          <w:p w14:paraId="736E4337" w14:textId="33D7888A" w:rsidR="00B47827" w:rsidRPr="00D5523A" w:rsidRDefault="009456AA" w:rsidP="00D5523A">
            <w:pPr>
              <w:pStyle w:val="TF-TEXTO"/>
              <w:spacing w:before="0"/>
              <w:ind w:firstLine="0"/>
              <w:rPr>
                <w:sz w:val="18"/>
                <w:szCs w:val="18"/>
              </w:rPr>
            </w:pPr>
            <w:r w:rsidRPr="00D5523A">
              <w:rPr>
                <w:sz w:val="18"/>
                <w:szCs w:val="18"/>
              </w:rPr>
              <w:t xml:space="preserve">7% </w:t>
            </w:r>
            <w:r w:rsidR="00A81C11" w:rsidRPr="00D5523A">
              <w:rPr>
                <w:sz w:val="18"/>
                <w:szCs w:val="18"/>
              </w:rPr>
              <w:t>Não</w:t>
            </w:r>
          </w:p>
        </w:tc>
      </w:tr>
      <w:tr w:rsidR="00B47827" w14:paraId="4A3B0009" w14:textId="77777777" w:rsidTr="00B47827">
        <w:tc>
          <w:tcPr>
            <w:tcW w:w="4814" w:type="dxa"/>
          </w:tcPr>
          <w:p w14:paraId="1B152B59" w14:textId="456F9733" w:rsidR="00B47827" w:rsidRPr="00D5523A" w:rsidRDefault="00443137" w:rsidP="00D5523A">
            <w:pPr>
              <w:pStyle w:val="TF-TEXTO"/>
              <w:spacing w:before="0"/>
              <w:ind w:firstLine="0"/>
              <w:rPr>
                <w:sz w:val="18"/>
                <w:szCs w:val="18"/>
              </w:rPr>
            </w:pPr>
            <w:r w:rsidRPr="00D5523A">
              <w:rPr>
                <w:color w:val="202124"/>
                <w:spacing w:val="3"/>
                <w:sz w:val="18"/>
                <w:szCs w:val="18"/>
                <w:shd w:val="clear" w:color="auto" w:fill="FFFFFF"/>
              </w:rPr>
              <w:t xml:space="preserve">A ferramenta conseguiu despertar em você interesse em conteúdo ou assuntos relacionados </w:t>
            </w:r>
            <w:r>
              <w:rPr>
                <w:color w:val="202124"/>
                <w:spacing w:val="3"/>
                <w:sz w:val="18"/>
                <w:szCs w:val="18"/>
                <w:shd w:val="clear" w:color="auto" w:fill="FFFFFF"/>
              </w:rPr>
              <w:t>à</w:t>
            </w:r>
            <w:r w:rsidRPr="00D5523A">
              <w:rPr>
                <w:color w:val="202124"/>
                <w:spacing w:val="3"/>
                <w:sz w:val="18"/>
                <w:szCs w:val="18"/>
                <w:shd w:val="clear" w:color="auto" w:fill="FFFFFF"/>
              </w:rPr>
              <w:t xml:space="preserve"> diversidade religiosa ou em alguma das religiões apresentadas?</w:t>
            </w:r>
          </w:p>
        </w:tc>
        <w:tc>
          <w:tcPr>
            <w:tcW w:w="4815" w:type="dxa"/>
          </w:tcPr>
          <w:p w14:paraId="1F7A9DDE" w14:textId="2A624617" w:rsidR="00A81C11" w:rsidRPr="00D5523A" w:rsidRDefault="009456AA" w:rsidP="00D5523A">
            <w:pPr>
              <w:pStyle w:val="TF-TEXTO"/>
              <w:spacing w:before="0"/>
              <w:ind w:firstLine="0"/>
              <w:rPr>
                <w:sz w:val="18"/>
                <w:szCs w:val="18"/>
              </w:rPr>
            </w:pPr>
            <w:r w:rsidRPr="00D5523A">
              <w:rPr>
                <w:sz w:val="18"/>
                <w:szCs w:val="18"/>
              </w:rPr>
              <w:t xml:space="preserve">82% </w:t>
            </w:r>
            <w:r w:rsidR="00A81C11" w:rsidRPr="00D5523A">
              <w:rPr>
                <w:sz w:val="18"/>
                <w:szCs w:val="18"/>
              </w:rPr>
              <w:t>Sim</w:t>
            </w:r>
          </w:p>
          <w:p w14:paraId="162CA823" w14:textId="5A3D42C7" w:rsidR="00B47827" w:rsidRPr="00D5523A" w:rsidRDefault="009456AA" w:rsidP="00D5523A">
            <w:pPr>
              <w:pStyle w:val="TF-TEXTO"/>
              <w:spacing w:before="0"/>
              <w:ind w:firstLine="0"/>
              <w:rPr>
                <w:sz w:val="18"/>
                <w:szCs w:val="18"/>
              </w:rPr>
            </w:pPr>
            <w:r w:rsidRPr="00D5523A">
              <w:rPr>
                <w:sz w:val="18"/>
                <w:szCs w:val="18"/>
              </w:rPr>
              <w:t xml:space="preserve">18% </w:t>
            </w:r>
            <w:r w:rsidR="00A81C11" w:rsidRPr="00D5523A">
              <w:rPr>
                <w:sz w:val="18"/>
                <w:szCs w:val="18"/>
              </w:rPr>
              <w:t>Não</w:t>
            </w:r>
          </w:p>
        </w:tc>
      </w:tr>
      <w:tr w:rsidR="00B47827" w14:paraId="606DD65F" w14:textId="77777777" w:rsidTr="00B47827">
        <w:tc>
          <w:tcPr>
            <w:tcW w:w="4814" w:type="dxa"/>
          </w:tcPr>
          <w:p w14:paraId="547D3162" w14:textId="3D973A9C"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Você acha que com esta abordagem para a demonstração de conteúdos relacionados ao ensino religioso, possa ajudar na explicação e compreensão de assuntos relacionados a este tema?</w:t>
            </w:r>
          </w:p>
        </w:tc>
        <w:tc>
          <w:tcPr>
            <w:tcW w:w="4815" w:type="dxa"/>
          </w:tcPr>
          <w:p w14:paraId="2C7657DB" w14:textId="3482FC21" w:rsidR="00A81C11" w:rsidRPr="00D5523A" w:rsidRDefault="009456AA" w:rsidP="00D5523A">
            <w:pPr>
              <w:pStyle w:val="TF-TEXTO"/>
              <w:spacing w:before="0"/>
              <w:ind w:firstLine="0"/>
              <w:rPr>
                <w:sz w:val="18"/>
                <w:szCs w:val="18"/>
              </w:rPr>
            </w:pPr>
            <w:r w:rsidRPr="00D5523A">
              <w:rPr>
                <w:sz w:val="18"/>
                <w:szCs w:val="18"/>
              </w:rPr>
              <w:t xml:space="preserve">94% </w:t>
            </w:r>
            <w:r w:rsidR="00A81C11" w:rsidRPr="00D5523A">
              <w:rPr>
                <w:sz w:val="18"/>
                <w:szCs w:val="18"/>
              </w:rPr>
              <w:t>Sim</w:t>
            </w:r>
          </w:p>
          <w:p w14:paraId="61DC6DD1" w14:textId="6EE4D821" w:rsidR="00B47827" w:rsidRPr="00D5523A" w:rsidRDefault="009456AA" w:rsidP="00D5523A">
            <w:pPr>
              <w:pStyle w:val="TF-TEXTO"/>
              <w:spacing w:before="0"/>
              <w:ind w:firstLine="0"/>
              <w:rPr>
                <w:sz w:val="18"/>
                <w:szCs w:val="18"/>
              </w:rPr>
            </w:pPr>
            <w:r w:rsidRPr="00D5523A">
              <w:rPr>
                <w:sz w:val="18"/>
                <w:szCs w:val="18"/>
              </w:rPr>
              <w:t xml:space="preserve">6% </w:t>
            </w:r>
            <w:r w:rsidR="00A81C11" w:rsidRPr="00D5523A">
              <w:rPr>
                <w:sz w:val="18"/>
                <w:szCs w:val="18"/>
              </w:rPr>
              <w:t>Não</w:t>
            </w:r>
          </w:p>
        </w:tc>
      </w:tr>
      <w:tr w:rsidR="00B47827" w14:paraId="5EA4D314" w14:textId="77777777" w:rsidTr="00B47827">
        <w:tc>
          <w:tcPr>
            <w:tcW w:w="4814" w:type="dxa"/>
          </w:tcPr>
          <w:p w14:paraId="70C5E67B" w14:textId="33963CEF" w:rsidR="00B47827" w:rsidRPr="00D5523A" w:rsidRDefault="00A81C11" w:rsidP="00D5523A">
            <w:pPr>
              <w:pStyle w:val="TF-TEXTO"/>
              <w:spacing w:before="0"/>
              <w:ind w:firstLine="0"/>
              <w:rPr>
                <w:sz w:val="18"/>
                <w:szCs w:val="18"/>
              </w:rPr>
            </w:pPr>
            <w:r w:rsidRPr="00D5523A">
              <w:rPr>
                <w:color w:val="202124"/>
                <w:spacing w:val="3"/>
                <w:sz w:val="18"/>
                <w:szCs w:val="18"/>
                <w:shd w:val="clear" w:color="auto" w:fill="FFFFFF"/>
              </w:rPr>
              <w:t>Qual é a sua avaliação da aplicação?</w:t>
            </w:r>
          </w:p>
        </w:tc>
        <w:tc>
          <w:tcPr>
            <w:tcW w:w="4815" w:type="dxa"/>
          </w:tcPr>
          <w:p w14:paraId="561A1546" w14:textId="2F995A79" w:rsidR="00A81C11" w:rsidRPr="00D5523A" w:rsidRDefault="009456AA" w:rsidP="00D5523A">
            <w:pPr>
              <w:pStyle w:val="TF-TEXTO"/>
              <w:spacing w:before="0"/>
              <w:ind w:firstLine="0"/>
              <w:rPr>
                <w:sz w:val="18"/>
                <w:szCs w:val="18"/>
              </w:rPr>
            </w:pPr>
            <w:r w:rsidRPr="00D5523A">
              <w:rPr>
                <w:sz w:val="18"/>
                <w:szCs w:val="18"/>
              </w:rPr>
              <w:t xml:space="preserve">47% </w:t>
            </w:r>
            <w:r w:rsidR="00A81C11" w:rsidRPr="00D5523A">
              <w:rPr>
                <w:sz w:val="18"/>
                <w:szCs w:val="18"/>
              </w:rPr>
              <w:t>Muito bom</w:t>
            </w:r>
          </w:p>
          <w:p w14:paraId="73DB59AE" w14:textId="7AE4EDF2" w:rsidR="00A81C11" w:rsidRPr="00D5523A" w:rsidRDefault="009456AA" w:rsidP="00D5523A">
            <w:pPr>
              <w:pStyle w:val="TF-TEXTO"/>
              <w:spacing w:before="0"/>
              <w:ind w:firstLine="0"/>
              <w:rPr>
                <w:sz w:val="18"/>
                <w:szCs w:val="18"/>
              </w:rPr>
            </w:pPr>
            <w:r w:rsidRPr="00D5523A">
              <w:rPr>
                <w:sz w:val="18"/>
                <w:szCs w:val="18"/>
              </w:rPr>
              <w:t>47% Bom</w:t>
            </w:r>
          </w:p>
          <w:p w14:paraId="7327F311" w14:textId="0ACCF99A" w:rsidR="00B47827" w:rsidRPr="00D5523A" w:rsidRDefault="009456AA" w:rsidP="00D5523A">
            <w:pPr>
              <w:pStyle w:val="TF-TEXTO"/>
              <w:spacing w:before="0"/>
              <w:ind w:firstLine="0"/>
              <w:rPr>
                <w:sz w:val="18"/>
                <w:szCs w:val="18"/>
              </w:rPr>
            </w:pPr>
            <w:r w:rsidRPr="00D5523A">
              <w:rPr>
                <w:sz w:val="18"/>
                <w:szCs w:val="18"/>
              </w:rPr>
              <w:t xml:space="preserve">6% </w:t>
            </w:r>
            <w:r w:rsidR="00A81C11" w:rsidRPr="00D5523A">
              <w:rPr>
                <w:sz w:val="18"/>
                <w:szCs w:val="18"/>
              </w:rPr>
              <w:t>Regular</w:t>
            </w:r>
          </w:p>
        </w:tc>
      </w:tr>
    </w:tbl>
    <w:p w14:paraId="1DD84B8E" w14:textId="03A7AD7E" w:rsidR="00B47827" w:rsidRDefault="00886842" w:rsidP="00335DEE">
      <w:pPr>
        <w:pStyle w:val="TF-FONTE"/>
      </w:pPr>
      <w:r>
        <w:t>Fonte: elaborado pelo autor.</w:t>
      </w:r>
    </w:p>
    <w:p w14:paraId="1AC62EB1" w14:textId="16AE34F0" w:rsidR="00443137" w:rsidRPr="00ED3E1F" w:rsidRDefault="00443137" w:rsidP="00443137">
      <w:pPr>
        <w:pStyle w:val="TF-TEXTO"/>
      </w:pPr>
      <w:r>
        <w:t>Ao final de cada atividade, o questionário apresentava uma pergunta sobre como foi a experiência do usuário. Dentre elas, as</w:t>
      </w:r>
      <w:r w:rsidRPr="00BB7FF2">
        <w:t xml:space="preserve"> maiores dificuldades apresentadas foram:</w:t>
      </w:r>
      <w:r>
        <w:t xml:space="preserve"> </w:t>
      </w:r>
      <w:r w:rsidRPr="00BB7FF2">
        <w:t>o botão virtual não funcionar corretamente em alguns momentos, acostumar</w:t>
      </w:r>
      <w:r>
        <w:t>-se</w:t>
      </w:r>
      <w:r w:rsidRPr="00BB7FF2">
        <w:t xml:space="preserve"> com as interações da realidade aumentada, falta de conhecimento para responder perguntas e classificar objetos, o jogo da memória foi considerado muito longo pelos usuários, ter muita informação para ler nas perguntas do qui</w:t>
      </w:r>
      <w:r>
        <w:t xml:space="preserve">z, às vezes um marcador </w:t>
      </w:r>
      <w:r w:rsidRPr="00443137">
        <w:rPr>
          <w:rStyle w:val="TF-COURIER9"/>
        </w:rPr>
        <w:t>memo</w:t>
      </w:r>
      <w:r>
        <w:t xml:space="preserve"> duplicava outro marcador </w:t>
      </w:r>
      <w:r w:rsidRPr="00443137">
        <w:rPr>
          <w:rStyle w:val="TF-COURIER9"/>
        </w:rPr>
        <w:t>memo</w:t>
      </w:r>
      <w:r>
        <w:t xml:space="preserve">, às vezes os marcadores demoravam em ser reconhecidos (esse efeito está ligado à má iluminação no espaço), e o marcador poderia ser maior para facilitar o jogo. No geral, as dificuldades relatadas foram fáceis de transpor, apenas melhorando a iluminação ou tirando os marcadores e os colocando na frente da câmera novamente. Alguns jogos realmente exigiam mais empenho dos usuários por terem muitas informações a apresentar, como foi o caso do </w:t>
      </w:r>
      <w:r w:rsidRPr="00D5523A">
        <w:rPr>
          <w:rStyle w:val="TF-COURIER9"/>
        </w:rPr>
        <w:t>Jogo Quiz</w:t>
      </w:r>
      <w:r>
        <w:t xml:space="preserve"> e </w:t>
      </w:r>
      <w:r w:rsidRPr="00D5523A">
        <w:rPr>
          <w:rStyle w:val="TF-COURIER9"/>
        </w:rPr>
        <w:t>Jogo da Memória</w:t>
      </w:r>
      <w:r>
        <w:t>. Dessa forma, mesmo com pequenos problemas, os usuários conseguiram utilizar o aplicativo e ter uma boa experiência.</w:t>
      </w:r>
    </w:p>
    <w:p w14:paraId="6FEAD9C7" w14:textId="3A9CB7E7" w:rsidR="006B169C" w:rsidRDefault="006B169C" w:rsidP="00A777A5">
      <w:pPr>
        <w:pStyle w:val="TF-TEXTO"/>
        <w:ind w:firstLine="0"/>
        <w:rPr>
          <w:sz w:val="23"/>
          <w:szCs w:val="23"/>
        </w:rPr>
      </w:pPr>
      <w:r>
        <w:rPr>
          <w:sz w:val="23"/>
          <w:szCs w:val="23"/>
        </w:rPr>
        <w:t>4.</w:t>
      </w:r>
      <w:r w:rsidR="00886842">
        <w:rPr>
          <w:sz w:val="23"/>
          <w:szCs w:val="23"/>
        </w:rPr>
        <w:t xml:space="preserve">2 </w:t>
      </w:r>
      <w:r>
        <w:rPr>
          <w:sz w:val="23"/>
          <w:szCs w:val="23"/>
        </w:rPr>
        <w:t>Comparativo com os trabalhos correlatos</w:t>
      </w:r>
    </w:p>
    <w:p w14:paraId="3B74BFCD" w14:textId="210FD0D5" w:rsidR="00886842" w:rsidRPr="00D67A88" w:rsidRDefault="00D67A88" w:rsidP="00D67A88">
      <w:pPr>
        <w:pStyle w:val="TF-TEXTO"/>
      </w:pPr>
      <w:r w:rsidRPr="00D67A88">
        <w:t xml:space="preserve">Esta </w:t>
      </w:r>
      <w:r w:rsidR="003F3EA4">
        <w:t>sub</w:t>
      </w:r>
      <w:r w:rsidRPr="00D67A88">
        <w:t xml:space="preserve">seção faz uma comparação </w:t>
      </w:r>
      <w:r w:rsidR="003F3EA4">
        <w:t xml:space="preserve">do aplicativo </w:t>
      </w:r>
      <w:r w:rsidR="003F3EA4" w:rsidRPr="00D67A88">
        <w:t>desenvolvid</w:t>
      </w:r>
      <w:r w:rsidR="003F3EA4">
        <w:t>o</w:t>
      </w:r>
      <w:r w:rsidR="003F3EA4" w:rsidRPr="00D67A88">
        <w:t xml:space="preserve"> </w:t>
      </w:r>
      <w:r w:rsidRPr="00D67A88">
        <w:t xml:space="preserve">com os trabalhos correlatos apresentados na seção </w:t>
      </w:r>
      <w:r>
        <w:t>2.4</w:t>
      </w:r>
      <w:r w:rsidRPr="00D67A88">
        <w:t xml:space="preserve">. O </w:t>
      </w:r>
      <w:r w:rsidR="009C4E38">
        <w:fldChar w:fldCharType="begin"/>
      </w:r>
      <w:r w:rsidR="009C4E38">
        <w:instrText xml:space="preserve"> REF _Ref137844484 \h </w:instrText>
      </w:r>
      <w:r w:rsidR="009C4E38">
        <w:fldChar w:fldCharType="separate"/>
      </w:r>
      <w:r w:rsidR="00D178FD">
        <w:t xml:space="preserve">Quadro </w:t>
      </w:r>
      <w:r w:rsidR="00D178FD">
        <w:rPr>
          <w:noProof/>
        </w:rPr>
        <w:t>7</w:t>
      </w:r>
      <w:r w:rsidR="009C4E38">
        <w:fldChar w:fldCharType="end"/>
      </w:r>
      <w:r w:rsidRPr="00D67A88">
        <w:t>apresenta a comparação entre as principais características.</w:t>
      </w:r>
    </w:p>
    <w:p w14:paraId="2FEE3A11" w14:textId="16F79F65" w:rsidR="004733E7" w:rsidRDefault="00011716" w:rsidP="00011716">
      <w:pPr>
        <w:pStyle w:val="TF-LEGENDA"/>
      </w:pPr>
      <w:bookmarkStart w:id="79" w:name="_Ref137844484"/>
      <w:r>
        <w:t xml:space="preserve">Quadro </w:t>
      </w:r>
      <w:fldSimple w:instr=" SEQ Quadro \* ARABIC ">
        <w:r w:rsidR="00D178FD">
          <w:rPr>
            <w:noProof/>
          </w:rPr>
          <w:t>7</w:t>
        </w:r>
      </w:fldSimple>
      <w:bookmarkEnd w:id="79"/>
      <w:r>
        <w:t xml:space="preserve"> </w:t>
      </w:r>
      <w:r w:rsidR="004733E7">
        <w:t>-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6"/>
        <w:gridCol w:w="1519"/>
        <w:gridCol w:w="1519"/>
        <w:gridCol w:w="1703"/>
        <w:gridCol w:w="1434"/>
      </w:tblGrid>
      <w:tr w:rsidR="006B169C" w14:paraId="5115A82F" w14:textId="135AB4E6" w:rsidTr="00EC0EEB">
        <w:trPr>
          <w:trHeight w:val="567"/>
        </w:trPr>
        <w:tc>
          <w:tcPr>
            <w:tcW w:w="3346" w:type="dxa"/>
            <w:tcBorders>
              <w:tl2br w:val="single" w:sz="4" w:space="0" w:color="auto"/>
            </w:tcBorders>
            <w:shd w:val="clear" w:color="auto" w:fill="A6A6A6"/>
          </w:tcPr>
          <w:p w14:paraId="613660EF" w14:textId="0D81EC3E" w:rsidR="006B169C" w:rsidRPr="007D4566" w:rsidRDefault="006B169C" w:rsidP="006B169C">
            <w:pPr>
              <w:pStyle w:val="TF-TEXTOQUADRO"/>
            </w:pPr>
            <w:r>
              <w:rPr>
                <w:noProof/>
              </w:rPr>
              <mc:AlternateContent>
                <mc:Choice Requires="wps">
                  <w:drawing>
                    <wp:anchor distT="45720" distB="45720" distL="114300" distR="114300" simplePos="0" relativeHeight="251665408" behindDoc="0" locked="0" layoutInCell="1" allowOverlap="1" wp14:anchorId="0F3E5184" wp14:editId="3B72E2F2">
                      <wp:simplePos x="0" y="0"/>
                      <wp:positionH relativeFrom="column">
                        <wp:posOffset>-65405</wp:posOffset>
                      </wp:positionH>
                      <wp:positionV relativeFrom="paragraph">
                        <wp:posOffset>270510</wp:posOffset>
                      </wp:positionV>
                      <wp:extent cx="1009650" cy="329565"/>
                      <wp:effectExtent l="0" t="0" r="0"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8EECE" w14:textId="77777777" w:rsidR="006B169C" w:rsidRDefault="006B169C" w:rsidP="004733E7">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3E5184" id="_x0000_t202" coordsize="21600,21600" o:spt="202" path="m,l,21600r21600,l21600,xe">
                      <v:stroke joinstyle="miter"/>
                      <v:path gradientshapeok="t" o:connecttype="rect"/>
                    </v:shapetype>
                    <v:shape id="Caixa de Texto 2" o:spid="_x0000_s1026" type="#_x0000_t202" style="position:absolute;margin-left:-5.15pt;margin-top:21.3pt;width:79.5pt;height:25.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" filled="f" stroked="f">
                      <v:path arrowok="t"/>
                      <v:textbox>
                        <w:txbxContent>
                          <w:p w14:paraId="73F8EECE" w14:textId="77777777" w:rsidR="006B169C" w:rsidRDefault="006B169C" w:rsidP="004733E7">
                            <w:pPr>
                              <w:pStyle w:val="TF-TEXTO"/>
                              <w:ind w:firstLine="0"/>
                            </w:pPr>
                            <w:r>
                              <w:t>Características</w:t>
                            </w:r>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22355504" wp14:editId="4572790A">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43E2EF08" w14:textId="77777777" w:rsidR="006B169C" w:rsidRDefault="006B169C" w:rsidP="004733E7">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55504" id="Caixa de Texto 6" o:spid="_x0000_s1027" type="#_x0000_t202" style="position:absolute;margin-left:96.2pt;margin-top:4.2pt;width:104.55pt;height: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F+7QEAAL0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" filled="f" stroked="f">
                      <v:textbox>
                        <w:txbxContent>
                          <w:p w14:paraId="43E2EF08" w14:textId="77777777" w:rsidR="006B169C" w:rsidRDefault="006B169C" w:rsidP="004733E7">
                            <w:pPr>
                              <w:pStyle w:val="TF-TEXTOQUADRO"/>
                              <w:jc w:val="center"/>
                            </w:pPr>
                            <w:r>
                              <w:t>Trabalhos Correlatos</w:t>
                            </w:r>
                          </w:p>
                        </w:txbxContent>
                      </v:textbox>
                      <w10:wrap type="square"/>
                    </v:shape>
                  </w:pict>
                </mc:Fallback>
              </mc:AlternateContent>
            </w:r>
          </w:p>
        </w:tc>
        <w:tc>
          <w:tcPr>
            <w:tcW w:w="1519" w:type="dxa"/>
            <w:shd w:val="clear" w:color="auto" w:fill="A6A6A6"/>
            <w:vAlign w:val="center"/>
          </w:tcPr>
          <w:p w14:paraId="7E31AAF4" w14:textId="77777777" w:rsidR="006B169C" w:rsidRDefault="006B169C" w:rsidP="006B169C">
            <w:pPr>
              <w:pStyle w:val="TF-TEXTOQUADRO"/>
              <w:jc w:val="center"/>
            </w:pPr>
            <w:r>
              <w:t>Schmitz (2017)</w:t>
            </w:r>
          </w:p>
        </w:tc>
        <w:tc>
          <w:tcPr>
            <w:tcW w:w="1519" w:type="dxa"/>
            <w:shd w:val="clear" w:color="auto" w:fill="A6A6A6"/>
            <w:vAlign w:val="center"/>
          </w:tcPr>
          <w:p w14:paraId="527855B0" w14:textId="77777777" w:rsidR="006B169C" w:rsidRDefault="006B169C" w:rsidP="006B169C">
            <w:pPr>
              <w:pStyle w:val="TF-TEXTOQUADRO"/>
              <w:jc w:val="center"/>
            </w:pPr>
            <w:proofErr w:type="spellStart"/>
            <w:r w:rsidRPr="0073721F">
              <w:rPr>
                <w:color w:val="000000"/>
              </w:rPr>
              <w:t>Setiwan</w:t>
            </w:r>
            <w:proofErr w:type="spellEnd"/>
            <w:r w:rsidRPr="0073721F">
              <w:rPr>
                <w:color w:val="000000"/>
              </w:rPr>
              <w:t xml:space="preserve"> </w:t>
            </w:r>
            <w:r w:rsidRPr="00FA6A93">
              <w:rPr>
                <w:color w:val="000000"/>
              </w:rPr>
              <w:t>(</w:t>
            </w:r>
            <w:r w:rsidRPr="00A41812">
              <w:rPr>
                <w:color w:val="000000"/>
              </w:rPr>
              <w:t>2019</w:t>
            </w:r>
            <w:r w:rsidRPr="00FA6A93">
              <w:rPr>
                <w:color w:val="000000"/>
              </w:rPr>
              <w:t>)</w:t>
            </w:r>
          </w:p>
        </w:tc>
        <w:tc>
          <w:tcPr>
            <w:tcW w:w="1703" w:type="dxa"/>
            <w:shd w:val="clear" w:color="auto" w:fill="A6A6A6"/>
            <w:vAlign w:val="center"/>
          </w:tcPr>
          <w:p w14:paraId="6D7C354C" w14:textId="77777777" w:rsidR="006B169C" w:rsidRPr="007D4566" w:rsidRDefault="006B169C" w:rsidP="006B169C">
            <w:pPr>
              <w:pStyle w:val="TF-TEXTOQUADRO"/>
              <w:jc w:val="center"/>
            </w:pPr>
            <w:r w:rsidRPr="0024201A">
              <w:t xml:space="preserve">Reiter </w:t>
            </w:r>
            <w:r>
              <w:t>(2018)</w:t>
            </w:r>
          </w:p>
        </w:tc>
        <w:tc>
          <w:tcPr>
            <w:tcW w:w="1434" w:type="dxa"/>
            <w:shd w:val="clear" w:color="auto" w:fill="A6A6A6"/>
            <w:vAlign w:val="center"/>
          </w:tcPr>
          <w:p w14:paraId="19DA9866" w14:textId="4ABED157" w:rsidR="006B169C" w:rsidRPr="0024201A" w:rsidRDefault="001528ED" w:rsidP="006B169C">
            <w:pPr>
              <w:pStyle w:val="TF-TEXTOQUADRO"/>
            </w:pPr>
            <w:r>
              <w:t>Aplicativo desenvolvido</w:t>
            </w:r>
          </w:p>
        </w:tc>
      </w:tr>
      <w:tr w:rsidR="006B169C" w14:paraId="62C80C5B" w14:textId="72154769" w:rsidTr="004733E7">
        <w:tc>
          <w:tcPr>
            <w:tcW w:w="3346" w:type="dxa"/>
            <w:shd w:val="clear" w:color="auto" w:fill="auto"/>
          </w:tcPr>
          <w:p w14:paraId="46E1EB6A" w14:textId="77777777" w:rsidR="006B169C" w:rsidRDefault="006B169C" w:rsidP="006B169C">
            <w:pPr>
              <w:pStyle w:val="TF-TEXTOQUADRO"/>
            </w:pPr>
            <w:r>
              <w:t>realidade aumentada</w:t>
            </w:r>
          </w:p>
        </w:tc>
        <w:tc>
          <w:tcPr>
            <w:tcW w:w="1519" w:type="dxa"/>
            <w:shd w:val="clear" w:color="auto" w:fill="auto"/>
          </w:tcPr>
          <w:p w14:paraId="64112144" w14:textId="77777777" w:rsidR="006B169C" w:rsidRDefault="006B169C" w:rsidP="006B169C">
            <w:pPr>
              <w:pStyle w:val="TF-TEXTOQUADRO"/>
            </w:pPr>
            <w:r>
              <w:t>sim</w:t>
            </w:r>
          </w:p>
        </w:tc>
        <w:tc>
          <w:tcPr>
            <w:tcW w:w="1519" w:type="dxa"/>
            <w:shd w:val="clear" w:color="auto" w:fill="auto"/>
          </w:tcPr>
          <w:p w14:paraId="00360CCB" w14:textId="77777777" w:rsidR="006B169C" w:rsidRDefault="006B169C" w:rsidP="006B169C">
            <w:pPr>
              <w:pStyle w:val="TF-TEXTOQUADRO"/>
            </w:pPr>
            <w:r>
              <w:t>sim</w:t>
            </w:r>
          </w:p>
        </w:tc>
        <w:tc>
          <w:tcPr>
            <w:tcW w:w="1703" w:type="dxa"/>
            <w:shd w:val="clear" w:color="auto" w:fill="auto"/>
          </w:tcPr>
          <w:p w14:paraId="3495681E" w14:textId="77777777" w:rsidR="006B169C" w:rsidRDefault="006B169C" w:rsidP="006B169C">
            <w:pPr>
              <w:pStyle w:val="TF-TEXTOQUADRO"/>
            </w:pPr>
            <w:r>
              <w:t>sim</w:t>
            </w:r>
          </w:p>
        </w:tc>
        <w:tc>
          <w:tcPr>
            <w:tcW w:w="1434" w:type="dxa"/>
          </w:tcPr>
          <w:p w14:paraId="3561767D" w14:textId="6E0BA56E" w:rsidR="006B169C" w:rsidRDefault="001C6AC2" w:rsidP="006B169C">
            <w:pPr>
              <w:pStyle w:val="TF-TEXTOQUADRO"/>
            </w:pPr>
            <w:r>
              <w:t>sim</w:t>
            </w:r>
          </w:p>
        </w:tc>
      </w:tr>
      <w:tr w:rsidR="006B169C" w14:paraId="121D8047" w14:textId="770B7040" w:rsidTr="004733E7">
        <w:tc>
          <w:tcPr>
            <w:tcW w:w="3346" w:type="dxa"/>
            <w:shd w:val="clear" w:color="auto" w:fill="auto"/>
          </w:tcPr>
          <w:p w14:paraId="2F8EF5E5" w14:textId="77777777" w:rsidR="006B169C" w:rsidRDefault="006B169C" w:rsidP="006B169C">
            <w:pPr>
              <w:pStyle w:val="TF-TEXTOQUADRO"/>
            </w:pPr>
            <w:r>
              <w:t>interface de usuário tangível</w:t>
            </w:r>
          </w:p>
        </w:tc>
        <w:tc>
          <w:tcPr>
            <w:tcW w:w="1519" w:type="dxa"/>
            <w:shd w:val="clear" w:color="auto" w:fill="auto"/>
          </w:tcPr>
          <w:p w14:paraId="1A7C2F2E" w14:textId="77777777" w:rsidR="006B169C" w:rsidRDefault="006B169C" w:rsidP="006B169C">
            <w:pPr>
              <w:pStyle w:val="TF-TEXTOQUADRO"/>
            </w:pPr>
            <w:r>
              <w:t>sim</w:t>
            </w:r>
          </w:p>
        </w:tc>
        <w:tc>
          <w:tcPr>
            <w:tcW w:w="1519" w:type="dxa"/>
            <w:shd w:val="clear" w:color="auto" w:fill="auto"/>
          </w:tcPr>
          <w:p w14:paraId="292ABB26" w14:textId="77777777" w:rsidR="006B169C" w:rsidRDefault="006B169C" w:rsidP="006B169C">
            <w:pPr>
              <w:pStyle w:val="TF-TEXTOQUADRO"/>
            </w:pPr>
            <w:r>
              <w:t>sim</w:t>
            </w:r>
          </w:p>
        </w:tc>
        <w:tc>
          <w:tcPr>
            <w:tcW w:w="1703" w:type="dxa"/>
            <w:shd w:val="clear" w:color="auto" w:fill="auto"/>
          </w:tcPr>
          <w:p w14:paraId="675A6690" w14:textId="77777777" w:rsidR="006B169C" w:rsidRDefault="006B169C" w:rsidP="006B169C">
            <w:pPr>
              <w:pStyle w:val="TF-TEXTOQUADRO"/>
            </w:pPr>
            <w:r>
              <w:t>sim</w:t>
            </w:r>
          </w:p>
        </w:tc>
        <w:tc>
          <w:tcPr>
            <w:tcW w:w="1434" w:type="dxa"/>
          </w:tcPr>
          <w:p w14:paraId="0CDE3519" w14:textId="3A0DA411" w:rsidR="006B169C" w:rsidRDefault="001C6AC2" w:rsidP="006B169C">
            <w:pPr>
              <w:pStyle w:val="TF-TEXTOQUADRO"/>
            </w:pPr>
            <w:r>
              <w:t>sim</w:t>
            </w:r>
          </w:p>
        </w:tc>
      </w:tr>
      <w:tr w:rsidR="006B169C" w14:paraId="214EE8F7" w14:textId="43A7BEA6" w:rsidTr="004733E7">
        <w:tc>
          <w:tcPr>
            <w:tcW w:w="3346" w:type="dxa"/>
            <w:shd w:val="clear" w:color="auto" w:fill="auto"/>
          </w:tcPr>
          <w:p w14:paraId="10CECEBB" w14:textId="77777777" w:rsidR="006B169C" w:rsidRDefault="006B169C" w:rsidP="006B169C">
            <w:pPr>
              <w:pStyle w:val="TF-TEXTOQUADRO"/>
            </w:pPr>
            <w:r>
              <w:t>manipulação de objetos virtuais</w:t>
            </w:r>
          </w:p>
        </w:tc>
        <w:tc>
          <w:tcPr>
            <w:tcW w:w="1519" w:type="dxa"/>
            <w:shd w:val="clear" w:color="auto" w:fill="auto"/>
          </w:tcPr>
          <w:p w14:paraId="68DD927B" w14:textId="77777777" w:rsidR="006B169C" w:rsidRDefault="006B169C" w:rsidP="006B169C">
            <w:pPr>
              <w:pStyle w:val="TF-TEXTOQUADRO"/>
            </w:pPr>
            <w:r>
              <w:t>sim</w:t>
            </w:r>
          </w:p>
        </w:tc>
        <w:tc>
          <w:tcPr>
            <w:tcW w:w="1519" w:type="dxa"/>
            <w:shd w:val="clear" w:color="auto" w:fill="auto"/>
          </w:tcPr>
          <w:p w14:paraId="17495B84" w14:textId="77777777" w:rsidR="006B169C" w:rsidRDefault="006B169C" w:rsidP="006B169C">
            <w:pPr>
              <w:pStyle w:val="TF-TEXTOQUADRO"/>
            </w:pPr>
            <w:r>
              <w:t>não</w:t>
            </w:r>
          </w:p>
        </w:tc>
        <w:tc>
          <w:tcPr>
            <w:tcW w:w="1703" w:type="dxa"/>
            <w:shd w:val="clear" w:color="auto" w:fill="auto"/>
          </w:tcPr>
          <w:p w14:paraId="7448A0D4" w14:textId="77777777" w:rsidR="006B169C" w:rsidRDefault="006B169C" w:rsidP="006B169C">
            <w:pPr>
              <w:pStyle w:val="TF-TEXTOQUADRO"/>
            </w:pPr>
            <w:r>
              <w:t>sim</w:t>
            </w:r>
          </w:p>
        </w:tc>
        <w:tc>
          <w:tcPr>
            <w:tcW w:w="1434" w:type="dxa"/>
          </w:tcPr>
          <w:p w14:paraId="1549B37C" w14:textId="2E5B0BC5" w:rsidR="006B169C" w:rsidRDefault="001C6AC2" w:rsidP="006B169C">
            <w:pPr>
              <w:pStyle w:val="TF-TEXTOQUADRO"/>
            </w:pPr>
            <w:r>
              <w:t>sim</w:t>
            </w:r>
          </w:p>
        </w:tc>
      </w:tr>
      <w:tr w:rsidR="006B169C" w14:paraId="5265328A" w14:textId="477752F8" w:rsidTr="004733E7">
        <w:tc>
          <w:tcPr>
            <w:tcW w:w="3346" w:type="dxa"/>
            <w:shd w:val="clear" w:color="auto" w:fill="auto"/>
          </w:tcPr>
          <w:p w14:paraId="6B4C209F" w14:textId="1C3F8E2E" w:rsidR="006B169C" w:rsidRDefault="00491039" w:rsidP="006B169C">
            <w:pPr>
              <w:pStyle w:val="TF-TEXTOQUADRO"/>
            </w:pPr>
            <w:r>
              <w:t>Ferramenta</w:t>
            </w:r>
            <w:r w:rsidR="006B169C">
              <w:t xml:space="preserve"> de realidade aumentada</w:t>
            </w:r>
          </w:p>
        </w:tc>
        <w:tc>
          <w:tcPr>
            <w:tcW w:w="1519" w:type="dxa"/>
            <w:shd w:val="clear" w:color="auto" w:fill="auto"/>
          </w:tcPr>
          <w:p w14:paraId="628C6C3F" w14:textId="21712FEE" w:rsidR="006B169C" w:rsidRDefault="005A4067" w:rsidP="006B169C">
            <w:pPr>
              <w:pStyle w:val="TF-TEXTOQUADRO"/>
            </w:pPr>
            <w:proofErr w:type="spellStart"/>
            <w:r>
              <w:t>Vulforia</w:t>
            </w:r>
            <w:proofErr w:type="spellEnd"/>
          </w:p>
        </w:tc>
        <w:tc>
          <w:tcPr>
            <w:tcW w:w="1519" w:type="dxa"/>
            <w:shd w:val="clear" w:color="auto" w:fill="auto"/>
          </w:tcPr>
          <w:p w14:paraId="402189B9" w14:textId="49BDE735" w:rsidR="006B169C" w:rsidRDefault="005A4067" w:rsidP="006B169C">
            <w:pPr>
              <w:pStyle w:val="TF-TEXTOQUADRO"/>
            </w:pPr>
            <w:proofErr w:type="spellStart"/>
            <w:r>
              <w:t>Vulforia</w:t>
            </w:r>
            <w:proofErr w:type="spellEnd"/>
          </w:p>
        </w:tc>
        <w:tc>
          <w:tcPr>
            <w:tcW w:w="1703" w:type="dxa"/>
            <w:shd w:val="clear" w:color="auto" w:fill="auto"/>
          </w:tcPr>
          <w:p w14:paraId="61AD5A11" w14:textId="008D1C99" w:rsidR="006B169C" w:rsidRDefault="005A4067" w:rsidP="006B169C">
            <w:pPr>
              <w:pStyle w:val="TF-TEXTOQUADRO"/>
            </w:pPr>
            <w:proofErr w:type="spellStart"/>
            <w:r>
              <w:t>Vulforia</w:t>
            </w:r>
            <w:proofErr w:type="spellEnd"/>
          </w:p>
        </w:tc>
        <w:tc>
          <w:tcPr>
            <w:tcW w:w="1434" w:type="dxa"/>
          </w:tcPr>
          <w:p w14:paraId="47B6D367" w14:textId="4296DC07" w:rsidR="006B169C" w:rsidRDefault="005A4067" w:rsidP="006B169C">
            <w:pPr>
              <w:pStyle w:val="TF-TEXTOQUADRO"/>
            </w:pPr>
            <w:proofErr w:type="spellStart"/>
            <w:r>
              <w:t>Vulforia</w:t>
            </w:r>
            <w:proofErr w:type="spellEnd"/>
          </w:p>
        </w:tc>
      </w:tr>
      <w:tr w:rsidR="006B169C" w14:paraId="56B6A5A9" w14:textId="4BD8F20E" w:rsidTr="004733E7">
        <w:tc>
          <w:tcPr>
            <w:tcW w:w="3346" w:type="dxa"/>
            <w:shd w:val="clear" w:color="auto" w:fill="auto"/>
          </w:tcPr>
          <w:p w14:paraId="0F50B559" w14:textId="77777777" w:rsidR="006B169C" w:rsidRDefault="006B169C" w:rsidP="006B169C">
            <w:pPr>
              <w:pStyle w:val="TF-TEXTOQUADRO"/>
            </w:pPr>
            <w:r>
              <w:t>motor gráfico</w:t>
            </w:r>
          </w:p>
        </w:tc>
        <w:tc>
          <w:tcPr>
            <w:tcW w:w="1519" w:type="dxa"/>
            <w:shd w:val="clear" w:color="auto" w:fill="auto"/>
          </w:tcPr>
          <w:p w14:paraId="2649C950" w14:textId="77777777" w:rsidR="006B169C" w:rsidRDefault="006B169C" w:rsidP="006B169C">
            <w:pPr>
              <w:pStyle w:val="TF-TEXTOQUADRO"/>
            </w:pPr>
            <w:r>
              <w:t>Unity</w:t>
            </w:r>
          </w:p>
        </w:tc>
        <w:tc>
          <w:tcPr>
            <w:tcW w:w="1519" w:type="dxa"/>
            <w:shd w:val="clear" w:color="auto" w:fill="auto"/>
          </w:tcPr>
          <w:p w14:paraId="77BCBB74" w14:textId="77777777" w:rsidR="006B169C" w:rsidRDefault="006B169C" w:rsidP="006B169C">
            <w:pPr>
              <w:pStyle w:val="TF-TEXTOQUADRO"/>
            </w:pPr>
            <w:r>
              <w:t>Unity</w:t>
            </w:r>
          </w:p>
        </w:tc>
        <w:tc>
          <w:tcPr>
            <w:tcW w:w="1703" w:type="dxa"/>
            <w:shd w:val="clear" w:color="auto" w:fill="auto"/>
          </w:tcPr>
          <w:p w14:paraId="1E705697" w14:textId="77777777" w:rsidR="006B169C" w:rsidRDefault="006B169C" w:rsidP="006B169C">
            <w:pPr>
              <w:pStyle w:val="TF-TEXTOQUADRO"/>
            </w:pPr>
            <w:r>
              <w:t>Unity</w:t>
            </w:r>
          </w:p>
        </w:tc>
        <w:tc>
          <w:tcPr>
            <w:tcW w:w="1434" w:type="dxa"/>
          </w:tcPr>
          <w:p w14:paraId="5CCAE28B" w14:textId="1A864953" w:rsidR="006B169C" w:rsidRDefault="001C6AC2" w:rsidP="006B169C">
            <w:pPr>
              <w:pStyle w:val="TF-TEXTOQUADRO"/>
            </w:pPr>
            <w:r>
              <w:t>Unity</w:t>
            </w:r>
          </w:p>
        </w:tc>
      </w:tr>
      <w:tr w:rsidR="006B169C" w14:paraId="39AD478F" w14:textId="6E61D811" w:rsidTr="004733E7">
        <w:tc>
          <w:tcPr>
            <w:tcW w:w="3346" w:type="dxa"/>
            <w:shd w:val="clear" w:color="auto" w:fill="auto"/>
          </w:tcPr>
          <w:p w14:paraId="37FE372F" w14:textId="77777777" w:rsidR="006B169C" w:rsidRDefault="006B169C" w:rsidP="006B169C">
            <w:pPr>
              <w:pStyle w:val="TF-TEXTOQUADRO"/>
            </w:pPr>
            <w:r>
              <w:t>plataforma</w:t>
            </w:r>
          </w:p>
        </w:tc>
        <w:tc>
          <w:tcPr>
            <w:tcW w:w="1519" w:type="dxa"/>
            <w:shd w:val="clear" w:color="auto" w:fill="auto"/>
          </w:tcPr>
          <w:p w14:paraId="2E97EA68" w14:textId="77777777" w:rsidR="006B169C" w:rsidRDefault="006B169C" w:rsidP="006B169C">
            <w:pPr>
              <w:pStyle w:val="TF-TEXTOQUADRO"/>
            </w:pPr>
            <w:r>
              <w:t>Android</w:t>
            </w:r>
          </w:p>
        </w:tc>
        <w:tc>
          <w:tcPr>
            <w:tcW w:w="1519" w:type="dxa"/>
            <w:shd w:val="clear" w:color="auto" w:fill="auto"/>
          </w:tcPr>
          <w:p w14:paraId="15085394" w14:textId="77777777" w:rsidR="006B169C" w:rsidRDefault="006B169C" w:rsidP="006B169C">
            <w:pPr>
              <w:pStyle w:val="TF-TEXTOQUADRO"/>
            </w:pPr>
            <w:r>
              <w:t>Android</w:t>
            </w:r>
          </w:p>
        </w:tc>
        <w:tc>
          <w:tcPr>
            <w:tcW w:w="1703" w:type="dxa"/>
            <w:shd w:val="clear" w:color="auto" w:fill="auto"/>
          </w:tcPr>
          <w:p w14:paraId="7B7B064A" w14:textId="77777777" w:rsidR="006B169C" w:rsidRDefault="006B169C" w:rsidP="006B169C">
            <w:pPr>
              <w:pStyle w:val="TF-TEXTOQUADRO"/>
            </w:pPr>
            <w:r>
              <w:t>Android/iOS</w:t>
            </w:r>
          </w:p>
        </w:tc>
        <w:tc>
          <w:tcPr>
            <w:tcW w:w="1434" w:type="dxa"/>
          </w:tcPr>
          <w:p w14:paraId="3AAB01C2" w14:textId="3CC9AF29" w:rsidR="006B169C" w:rsidRDefault="001C6AC2" w:rsidP="006B169C">
            <w:pPr>
              <w:pStyle w:val="TF-TEXTOQUADRO"/>
            </w:pPr>
            <w:r>
              <w:t>Android</w:t>
            </w:r>
          </w:p>
        </w:tc>
      </w:tr>
      <w:tr w:rsidR="006B169C" w14:paraId="61A3B248" w14:textId="4D6F3370" w:rsidTr="004733E7">
        <w:tc>
          <w:tcPr>
            <w:tcW w:w="3346" w:type="dxa"/>
            <w:shd w:val="clear" w:color="auto" w:fill="auto"/>
          </w:tcPr>
          <w:p w14:paraId="479F0A65" w14:textId="26642DC1" w:rsidR="006B169C" w:rsidRDefault="006B169C" w:rsidP="006B169C">
            <w:pPr>
              <w:pStyle w:val="TF-TEXTOQUADRO"/>
            </w:pPr>
            <w:r>
              <w:t xml:space="preserve">ensino </w:t>
            </w:r>
            <w:r w:rsidR="00491039">
              <w:t>religioso</w:t>
            </w:r>
          </w:p>
        </w:tc>
        <w:tc>
          <w:tcPr>
            <w:tcW w:w="1519" w:type="dxa"/>
            <w:shd w:val="clear" w:color="auto" w:fill="auto"/>
          </w:tcPr>
          <w:p w14:paraId="3B5EAF8A" w14:textId="77777777" w:rsidR="006B169C" w:rsidRDefault="006B169C" w:rsidP="006B169C">
            <w:pPr>
              <w:pStyle w:val="TF-TEXTOQUADRO"/>
            </w:pPr>
            <w:r>
              <w:t xml:space="preserve">não </w:t>
            </w:r>
          </w:p>
        </w:tc>
        <w:tc>
          <w:tcPr>
            <w:tcW w:w="1519" w:type="dxa"/>
            <w:shd w:val="clear" w:color="auto" w:fill="auto"/>
          </w:tcPr>
          <w:p w14:paraId="3A811BB9" w14:textId="77777777" w:rsidR="006B169C" w:rsidRDefault="006B169C" w:rsidP="006B169C">
            <w:pPr>
              <w:pStyle w:val="TF-TEXTOQUADRO"/>
            </w:pPr>
            <w:r>
              <w:t>sim</w:t>
            </w:r>
          </w:p>
        </w:tc>
        <w:tc>
          <w:tcPr>
            <w:tcW w:w="1703" w:type="dxa"/>
            <w:shd w:val="clear" w:color="auto" w:fill="auto"/>
          </w:tcPr>
          <w:p w14:paraId="061152D7" w14:textId="77777777" w:rsidR="006B169C" w:rsidRDefault="006B169C" w:rsidP="006B169C">
            <w:pPr>
              <w:pStyle w:val="TF-TEXTOQUADRO"/>
            </w:pPr>
            <w:r>
              <w:t>não</w:t>
            </w:r>
          </w:p>
        </w:tc>
        <w:tc>
          <w:tcPr>
            <w:tcW w:w="1434" w:type="dxa"/>
          </w:tcPr>
          <w:p w14:paraId="3E151FDC" w14:textId="7259911D" w:rsidR="006B169C" w:rsidRDefault="006B169C" w:rsidP="006B169C">
            <w:pPr>
              <w:pStyle w:val="TF-TEXTOQUADRO"/>
            </w:pPr>
            <w:r>
              <w:t>sim</w:t>
            </w:r>
          </w:p>
        </w:tc>
      </w:tr>
      <w:tr w:rsidR="006B169C" w14:paraId="49F6FC10" w14:textId="4B742266" w:rsidTr="004733E7">
        <w:tc>
          <w:tcPr>
            <w:tcW w:w="3346" w:type="dxa"/>
            <w:shd w:val="clear" w:color="auto" w:fill="auto"/>
          </w:tcPr>
          <w:p w14:paraId="5FFB6C7D" w14:textId="77777777" w:rsidR="006B169C" w:rsidRDefault="006B169C" w:rsidP="006B169C">
            <w:pPr>
              <w:pStyle w:val="TF-TEXTOQUADRO"/>
            </w:pPr>
            <w:r>
              <w:t>possui avaliação do ensino</w:t>
            </w:r>
          </w:p>
        </w:tc>
        <w:tc>
          <w:tcPr>
            <w:tcW w:w="1519" w:type="dxa"/>
            <w:shd w:val="clear" w:color="auto" w:fill="auto"/>
          </w:tcPr>
          <w:p w14:paraId="4B7DECAC" w14:textId="77777777" w:rsidR="006B169C" w:rsidRDefault="006B169C" w:rsidP="006B169C">
            <w:pPr>
              <w:pStyle w:val="TF-TEXTOQUADRO"/>
            </w:pPr>
            <w:r>
              <w:t>sim</w:t>
            </w:r>
          </w:p>
        </w:tc>
        <w:tc>
          <w:tcPr>
            <w:tcW w:w="1519" w:type="dxa"/>
            <w:shd w:val="clear" w:color="auto" w:fill="auto"/>
          </w:tcPr>
          <w:p w14:paraId="38ED6697" w14:textId="77777777" w:rsidR="006B169C" w:rsidRDefault="006B169C" w:rsidP="006B169C">
            <w:pPr>
              <w:pStyle w:val="TF-TEXTOQUADRO"/>
            </w:pPr>
            <w:r>
              <w:t>sim</w:t>
            </w:r>
          </w:p>
        </w:tc>
        <w:tc>
          <w:tcPr>
            <w:tcW w:w="1703" w:type="dxa"/>
            <w:shd w:val="clear" w:color="auto" w:fill="auto"/>
          </w:tcPr>
          <w:p w14:paraId="06857C1C" w14:textId="77777777" w:rsidR="006B169C" w:rsidRDefault="006B169C" w:rsidP="006B169C">
            <w:pPr>
              <w:pStyle w:val="TF-TEXTOQUADRO"/>
            </w:pPr>
            <w:r>
              <w:t>sim</w:t>
            </w:r>
          </w:p>
        </w:tc>
        <w:tc>
          <w:tcPr>
            <w:tcW w:w="1434" w:type="dxa"/>
          </w:tcPr>
          <w:p w14:paraId="415876FA" w14:textId="691E720B" w:rsidR="006B169C" w:rsidRDefault="001C6AC2" w:rsidP="006B169C">
            <w:pPr>
              <w:pStyle w:val="TF-TEXTOQUADRO"/>
            </w:pPr>
            <w:r>
              <w:t>sim</w:t>
            </w:r>
          </w:p>
        </w:tc>
      </w:tr>
      <w:tr w:rsidR="001C6AC2" w14:paraId="1FD30AC5" w14:textId="77777777" w:rsidTr="004733E7">
        <w:tc>
          <w:tcPr>
            <w:tcW w:w="3346" w:type="dxa"/>
            <w:shd w:val="clear" w:color="auto" w:fill="auto"/>
          </w:tcPr>
          <w:p w14:paraId="6108EE08" w14:textId="3E8A4E27" w:rsidR="001C6AC2" w:rsidRDefault="001C6AC2" w:rsidP="006B169C">
            <w:pPr>
              <w:pStyle w:val="TF-TEXTOQUADRO"/>
            </w:pPr>
            <w:r>
              <w:t xml:space="preserve">Banco de dados local </w:t>
            </w:r>
            <w:r w:rsidR="00AA1728">
              <w:t>e online</w:t>
            </w:r>
          </w:p>
        </w:tc>
        <w:tc>
          <w:tcPr>
            <w:tcW w:w="1519" w:type="dxa"/>
            <w:shd w:val="clear" w:color="auto" w:fill="auto"/>
          </w:tcPr>
          <w:p w14:paraId="2EA08D89" w14:textId="405272C6" w:rsidR="001C6AC2" w:rsidRDefault="00D67A88" w:rsidP="006B169C">
            <w:pPr>
              <w:pStyle w:val="TF-TEXTOQUADRO"/>
            </w:pPr>
            <w:r>
              <w:t>não</w:t>
            </w:r>
          </w:p>
        </w:tc>
        <w:tc>
          <w:tcPr>
            <w:tcW w:w="1519" w:type="dxa"/>
            <w:shd w:val="clear" w:color="auto" w:fill="auto"/>
          </w:tcPr>
          <w:p w14:paraId="6062986F" w14:textId="0BBADC5F" w:rsidR="001C6AC2" w:rsidRDefault="00D67A88" w:rsidP="006B169C">
            <w:pPr>
              <w:pStyle w:val="TF-TEXTOQUADRO"/>
            </w:pPr>
            <w:r>
              <w:t>não</w:t>
            </w:r>
          </w:p>
        </w:tc>
        <w:tc>
          <w:tcPr>
            <w:tcW w:w="1703" w:type="dxa"/>
            <w:shd w:val="clear" w:color="auto" w:fill="auto"/>
          </w:tcPr>
          <w:p w14:paraId="417EC818" w14:textId="02D67F44" w:rsidR="001C6AC2" w:rsidRDefault="00D67A88" w:rsidP="006B169C">
            <w:pPr>
              <w:pStyle w:val="TF-TEXTOQUADRO"/>
            </w:pPr>
            <w:r>
              <w:t>não</w:t>
            </w:r>
          </w:p>
        </w:tc>
        <w:tc>
          <w:tcPr>
            <w:tcW w:w="1434" w:type="dxa"/>
          </w:tcPr>
          <w:p w14:paraId="37CF1E88" w14:textId="65033D7E" w:rsidR="001C6AC2" w:rsidRDefault="00D67A88" w:rsidP="006B169C">
            <w:pPr>
              <w:pStyle w:val="TF-TEXTOQUADRO"/>
            </w:pPr>
            <w:r>
              <w:t>sim</w:t>
            </w:r>
          </w:p>
        </w:tc>
      </w:tr>
    </w:tbl>
    <w:p w14:paraId="50639086" w14:textId="642D6F80" w:rsidR="004733E7" w:rsidRDefault="004733E7" w:rsidP="00886842">
      <w:pPr>
        <w:pStyle w:val="TF-FONTE"/>
      </w:pPr>
      <w:r>
        <w:t>Fonte: elaborado pelo autor.</w:t>
      </w:r>
    </w:p>
    <w:p w14:paraId="30B985FC" w14:textId="28249359" w:rsidR="00627E41" w:rsidRDefault="00AA1728" w:rsidP="00DE2AEF">
      <w:pPr>
        <w:pStyle w:val="TF-TEXTO"/>
      </w:pPr>
      <w:r>
        <w:t xml:space="preserve">A grande diferença entre os correlatos e </w:t>
      </w:r>
      <w:r w:rsidR="001528ED">
        <w:t>aplicativo desenvolvido (</w:t>
      </w:r>
      <w:proofErr w:type="spellStart"/>
      <w:r w:rsidR="001528ED" w:rsidRPr="009D5D9A">
        <w:t>ReligiAR</w:t>
      </w:r>
      <w:proofErr w:type="spellEnd"/>
      <w:r w:rsidR="001528ED" w:rsidRPr="009D5D9A">
        <w:t>)</w:t>
      </w:r>
      <w:r>
        <w:t xml:space="preserve"> foi o tema abordado</w:t>
      </w:r>
      <w:r w:rsidR="001528ED">
        <w:t xml:space="preserve">. </w:t>
      </w:r>
      <w:r w:rsidR="009D5D9A">
        <w:t xml:space="preserve">O trabalho de </w:t>
      </w:r>
      <w:proofErr w:type="spellStart"/>
      <w:r w:rsidR="009D5D9A" w:rsidRPr="001528ED">
        <w:t>Setiwan</w:t>
      </w:r>
      <w:proofErr w:type="spellEnd"/>
      <w:r w:rsidR="009D5D9A" w:rsidRPr="001528ED">
        <w:t xml:space="preserve"> (2019)</w:t>
      </w:r>
      <w:r w:rsidR="009D5D9A">
        <w:t xml:space="preserve"> até aborda conteúdo a respeito do ensino religioso, mas, diferente do aplicativo aqui desenvolvido, </w:t>
      </w:r>
      <w:proofErr w:type="spellStart"/>
      <w:r w:rsidR="009D5D9A" w:rsidRPr="00903748">
        <w:t>Setiwan</w:t>
      </w:r>
      <w:proofErr w:type="spellEnd"/>
      <w:r w:rsidR="009D5D9A" w:rsidRPr="00903748">
        <w:t xml:space="preserve"> (2019)</w:t>
      </w:r>
      <w:r w:rsidR="009D5D9A">
        <w:t xml:space="preserve"> se limita a uma religião. Assim como os outros trabalhos, este aplicativo foi desenvolvido para Android. Outro diferencial deste aplicativo foi utilizar um banco de dados local e um banco de dados on-line para permitir que os usuários vejam suas pontuações e as pontuações de outros usuários. Assim como os outros trabalhos analisados, este artigo apresenta bons resultados nos testes de usabilidade com os usuários.</w:t>
      </w:r>
    </w:p>
    <w:p w14:paraId="4432F7D9" w14:textId="3FCC2852" w:rsidR="00F255FC" w:rsidRDefault="00F255FC" w:rsidP="00903748">
      <w:pPr>
        <w:pStyle w:val="Ttulo1"/>
      </w:pPr>
      <w:bookmarkStart w:id="80" w:name="_Toc54164921"/>
      <w:bookmarkStart w:id="81" w:name="_Toc54165675"/>
      <w:bookmarkStart w:id="82" w:name="_Toc54169333"/>
      <w:bookmarkStart w:id="83" w:name="_Toc96347439"/>
      <w:bookmarkStart w:id="84" w:name="_Toc96357723"/>
      <w:bookmarkStart w:id="85" w:name="_Toc96491866"/>
      <w:bookmarkStart w:id="86" w:name="_Toc511928439"/>
      <w:r>
        <w:t>CONCLUSÕES</w:t>
      </w:r>
      <w:bookmarkEnd w:id="80"/>
      <w:bookmarkEnd w:id="81"/>
      <w:bookmarkEnd w:id="82"/>
      <w:bookmarkEnd w:id="83"/>
      <w:bookmarkEnd w:id="84"/>
      <w:bookmarkEnd w:id="85"/>
      <w:bookmarkEnd w:id="86"/>
    </w:p>
    <w:p w14:paraId="7F0B332A" w14:textId="52A692A0" w:rsidR="009D5D9A" w:rsidRDefault="00D62D6F" w:rsidP="009D5D9A">
      <w:pPr>
        <w:pStyle w:val="TF-TEXTO"/>
      </w:pPr>
      <w:r w:rsidRPr="00D62D6F">
        <w:t>Este trabalho mostrou o desenvolvimento de um aplicativo para auxiliar no ensino da diversidade religiosa em escolas. O objetivo de proporcionar uma forma alternativa de mostrar conteúdos relacionados ao ensino religioso foi atendido. O material desenvolvido foi avaliado com usuários e se mostrou uma opção viável para o ensino religioso visto que grande parte dos usuários o considerou uma boa opção para o ensino religioso.</w:t>
      </w:r>
      <w:r>
        <w:t xml:space="preserve"> </w:t>
      </w:r>
      <w:r w:rsidR="000D262D">
        <w:t xml:space="preserve"> Esse material a partir do </w:t>
      </w:r>
      <w:r w:rsidR="004B21B4" w:rsidRPr="00855871">
        <w:rPr>
          <w:rStyle w:val="TF-COURIER9"/>
        </w:rPr>
        <w:t xml:space="preserve">Jogo </w:t>
      </w:r>
      <w:r w:rsidR="000D262D" w:rsidRPr="00855871">
        <w:rPr>
          <w:rStyle w:val="TF-COURIER9"/>
        </w:rPr>
        <w:t xml:space="preserve">da </w:t>
      </w:r>
      <w:r w:rsidR="004B21B4" w:rsidRPr="00855871">
        <w:rPr>
          <w:rStyle w:val="TF-COURIER9"/>
        </w:rPr>
        <w:t>Memória</w:t>
      </w:r>
      <w:r w:rsidR="000D262D">
        <w:t xml:space="preserve">, do </w:t>
      </w:r>
      <w:r w:rsidR="004B21B4" w:rsidRPr="00855871">
        <w:rPr>
          <w:rStyle w:val="TF-COURIER9"/>
        </w:rPr>
        <w:t xml:space="preserve">Jogo Qual </w:t>
      </w:r>
      <w:r w:rsidR="003F2BE2" w:rsidRPr="003F2BE2">
        <w:rPr>
          <w:rFonts w:ascii="Courier" w:eastAsia="TimesNewRomanPSMT" w:hAnsi="Courier"/>
          <w:sz w:val="18"/>
        </w:rPr>
        <w:t>tradição ou movimento religioso</w:t>
      </w:r>
      <w:r w:rsidR="003F2BE2">
        <w:rPr>
          <w:rFonts w:ascii="Courier" w:eastAsia="TimesNewRomanPSMT" w:hAnsi="Courier"/>
          <w:sz w:val="18"/>
        </w:rPr>
        <w:t xml:space="preserve">? </w:t>
      </w:r>
      <w:r w:rsidR="000D262D">
        <w:t xml:space="preserve">e do </w:t>
      </w:r>
      <w:r w:rsidR="004B21B4" w:rsidRPr="00855871">
        <w:rPr>
          <w:rStyle w:val="TF-COURIER9"/>
        </w:rPr>
        <w:t xml:space="preserve">Jogo </w:t>
      </w:r>
      <w:r w:rsidR="004B21B4">
        <w:rPr>
          <w:rStyle w:val="TF-COURIER9"/>
        </w:rPr>
        <w:t>Qui</w:t>
      </w:r>
      <w:r>
        <w:rPr>
          <w:rStyle w:val="TF-COURIER9"/>
        </w:rPr>
        <w:t>z</w:t>
      </w:r>
      <w:r w:rsidR="004B21B4">
        <w:rPr>
          <w:rStyle w:val="TF-COURIER9"/>
        </w:rPr>
        <w:t>,</w:t>
      </w:r>
      <w:r w:rsidR="004B21B4">
        <w:t xml:space="preserve"> </w:t>
      </w:r>
      <w:r w:rsidR="000D262D">
        <w:t>respectivamente</w:t>
      </w:r>
      <w:r w:rsidR="004B21B4">
        <w:t>,</w:t>
      </w:r>
      <w:r w:rsidR="000D262D">
        <w:t xml:space="preserve"> </w:t>
      </w:r>
      <w:r w:rsidR="009D5D9A">
        <w:t xml:space="preserve">incentiva os usuários a aprender os nomes de símbolos religiosos, a qual religião esses símbolos pertencem e ainda parte dos significados desses símbolos. Embora os testes tenham sido realizados com um grupo pequeno, composto por 17 usuários, teve grande envolvimento e gerou várias discussões sobre qual a possível resposta nas atividades. Além disso, apesar de </w:t>
      </w:r>
      <w:r w:rsidR="009D5D9A">
        <w:lastRenderedPageBreak/>
        <w:t>terem um pouco de dificuldade no início das atividades, os usuários conseguiram se adaptar ao uso do aplicativo com tranquilidade, o que demonstrou uma boa usabilidade.</w:t>
      </w:r>
    </w:p>
    <w:p w14:paraId="69B42D54" w14:textId="621C09F6" w:rsidR="009D5D9A" w:rsidRDefault="00D62D6F" w:rsidP="009D5D9A">
      <w:pPr>
        <w:pStyle w:val="TF-TEXTO"/>
      </w:pPr>
      <w:r w:rsidRPr="00D62D6F">
        <w:t>Por fim, este trabalho deixa uma contribuição social, já que o aplicativo pode ser utilizado como um método alternativo para o desenvolvimento de práticas pedagógicas e educativas de Ensino Religioso, uma vez que esta área carece de materiais na perspectiva não confessional, e que abranja diversidade religiosa. Trazendo assim uma contribuição significativa para a formação docente e o fazer pedagógico de Ensino Religioso.</w:t>
      </w:r>
      <w:r>
        <w:t xml:space="preserve"> </w:t>
      </w:r>
      <w:r w:rsidR="009D5D9A">
        <w:t>Os kits com os marcadores ficarão disponíveis no Laboratório Interdisciplinar de Formação de Educadores (LIFE) da Universidade Regional de Blumenau (FURB) com intuito de ser possível utilizá-lo posteriormente. Vale apontar que o no laboratório LIFE é acessado pelos acadêmicos do curso de Ciências da Religião por isso a escolha desse local. Como contribuição científica, esta pesquisa deixa as soluções encontradas para construir Interface Tangível utilizando Unity e Vuforia. Possui, no entanto, algumas limitações e precisa de aparelhos com um melhor desempenho de hardware e um espaço com uma iluminação forte para que possua uma boa usabilidade com os marcadores.</w:t>
      </w:r>
    </w:p>
    <w:p w14:paraId="403BDAF7" w14:textId="399E7169" w:rsidR="009D5D9A" w:rsidRPr="00957C73" w:rsidRDefault="00D62D6F" w:rsidP="009D5D9A">
      <w:pPr>
        <w:pStyle w:val="TF-TEXTO"/>
      </w:pPr>
      <w:r w:rsidRPr="00B24C81">
        <w:t xml:space="preserve">Para possíveis extensões desse trabalho ressalta-se principalmente a inclusão de outros movimentos e tradições </w:t>
      </w:r>
      <w:r w:rsidR="00491039" w:rsidRPr="00B24C81">
        <w:t>religiosas,</w:t>
      </w:r>
      <w:r w:rsidRPr="00B24C81">
        <w:t xml:space="preserve"> </w:t>
      </w:r>
      <w:r w:rsidR="009D5D9A" w:rsidRPr="00B24C81">
        <w:t>novas perguntas para os objetos que já estão presentes, procurar alternativas para melhorar o desempenho no uso da realidade aumentada e propor novos jogos que abordem espaços religiosos ou outras unidades temáticas presentes na BNCC.</w:t>
      </w:r>
    </w:p>
    <w:p w14:paraId="05ACBBDF" w14:textId="06C43111" w:rsidR="00FD7BF7" w:rsidRPr="000806F5" w:rsidRDefault="00FD7BF7" w:rsidP="0030526D">
      <w:pPr>
        <w:pStyle w:val="TF-refernciasbibliogrficasTTULO"/>
        <w:rPr>
          <w:lang w:val="en-US"/>
        </w:rPr>
      </w:pPr>
      <w:r w:rsidRPr="000806F5">
        <w:rPr>
          <w:lang w:val="en-US"/>
        </w:rPr>
        <w:t>Referências</w:t>
      </w:r>
    </w:p>
    <w:p w14:paraId="4EB01C53" w14:textId="77777777" w:rsidR="00FD7BF7" w:rsidRPr="00F978D5" w:rsidRDefault="00FD7BF7" w:rsidP="00F978D5">
      <w:pPr>
        <w:pStyle w:val="TF-REFERNCIASITEM"/>
        <w:rPr>
          <w:lang w:val="en-US"/>
        </w:rPr>
      </w:pPr>
      <w:r w:rsidRPr="00F978D5">
        <w:rPr>
          <w:lang w:val="en-US"/>
        </w:rPr>
        <w:t xml:space="preserve">BILLINGHURST, M; WESTERFIELD, G.; MITROVIC, A. Intelligent augmented reality training for motherboard assembly. </w:t>
      </w:r>
      <w:r w:rsidRPr="00F978D5">
        <w:rPr>
          <w:b/>
          <w:bCs/>
          <w:lang w:val="en-US"/>
        </w:rPr>
        <w:t>International Journal of Artificial Intelligence in Education</w:t>
      </w:r>
      <w:r w:rsidRPr="00F978D5">
        <w:rPr>
          <w:lang w:val="en-US"/>
        </w:rPr>
        <w:t>, Springer, v. 25, n. 1, p. 157–172, 2015.</w:t>
      </w:r>
    </w:p>
    <w:p w14:paraId="553B6C79" w14:textId="77777777" w:rsidR="00FD7BF7" w:rsidRPr="00F978D5" w:rsidRDefault="00FD7BF7" w:rsidP="00F978D5">
      <w:pPr>
        <w:pStyle w:val="TF-REFERNCIASITEM"/>
      </w:pPr>
      <w:r w:rsidRPr="00F978D5">
        <w:t xml:space="preserve">BRASIL. Constituição (1988). </w:t>
      </w:r>
      <w:r w:rsidRPr="00F978D5">
        <w:rPr>
          <w:b/>
          <w:bCs/>
        </w:rPr>
        <w:t>Constituição da República Federativa do Brasil</w:t>
      </w:r>
      <w:r w:rsidRPr="00F978D5">
        <w:t>. Brasília, DF: Senado Federal: Centro Gráfico, 1988. 435 p</w:t>
      </w:r>
    </w:p>
    <w:p w14:paraId="42DD3304" w14:textId="6018ECCC" w:rsidR="00067864" w:rsidRPr="00F978D5" w:rsidRDefault="00067864" w:rsidP="00F978D5">
      <w:pPr>
        <w:pStyle w:val="Default"/>
        <w:spacing w:after="120"/>
        <w:rPr>
          <w:rFonts w:ascii="Times New Roman" w:eastAsia="Times New Roman" w:hAnsi="Times New Roman" w:cs="Times New Roman"/>
          <w:color w:val="auto"/>
          <w:sz w:val="20"/>
          <w:szCs w:val="20"/>
          <w:lang w:eastAsia="pt-BR"/>
        </w:rPr>
      </w:pPr>
      <w:r w:rsidRPr="00F978D5">
        <w:rPr>
          <w:rFonts w:ascii="Times New Roman" w:eastAsia="Times New Roman" w:hAnsi="Times New Roman" w:cs="Times New Roman"/>
          <w:color w:val="auto"/>
          <w:sz w:val="20"/>
          <w:szCs w:val="20"/>
          <w:lang w:eastAsia="pt-BR"/>
        </w:rPr>
        <w:t xml:space="preserve">BRASIL. Ministério da Educação. secretaria da Educação Básica. </w:t>
      </w:r>
      <w:r w:rsidRPr="00F978D5">
        <w:rPr>
          <w:rFonts w:ascii="Times New Roman" w:eastAsia="Times New Roman" w:hAnsi="Times New Roman" w:cs="Times New Roman"/>
          <w:b/>
          <w:bCs/>
          <w:color w:val="auto"/>
          <w:sz w:val="20"/>
          <w:szCs w:val="20"/>
          <w:lang w:eastAsia="pt-BR"/>
        </w:rPr>
        <w:t>Base Nacional Comum Curricular</w:t>
      </w:r>
      <w:r w:rsidRPr="00F978D5">
        <w:rPr>
          <w:rFonts w:ascii="Times New Roman" w:eastAsia="Times New Roman" w:hAnsi="Times New Roman" w:cs="Times New Roman"/>
          <w:color w:val="auto"/>
          <w:sz w:val="20"/>
          <w:szCs w:val="20"/>
          <w:lang w:eastAsia="pt-BR"/>
        </w:rPr>
        <w:t>. Brasília, 2017.</w:t>
      </w:r>
    </w:p>
    <w:p w14:paraId="19C4A6C4" w14:textId="77777777" w:rsidR="00F978D5" w:rsidRPr="003134B5" w:rsidRDefault="00AF59EA" w:rsidP="00F978D5">
      <w:pPr>
        <w:pStyle w:val="TF-TEXTO"/>
        <w:ind w:firstLine="0"/>
      </w:pPr>
      <w:r w:rsidRPr="00F978D5">
        <w:t>BRASIL. Ministério da Educação.</w:t>
      </w:r>
      <w:r w:rsidR="00D02DEA" w:rsidRPr="00F978D5">
        <w:t xml:space="preserve"> secretaria da Educação Básica.</w:t>
      </w:r>
      <w:r w:rsidRPr="00F978D5">
        <w:t xml:space="preserve"> </w:t>
      </w:r>
      <w:r w:rsidRPr="00F978D5">
        <w:rPr>
          <w:b/>
          <w:bCs/>
        </w:rPr>
        <w:t>Base Nacional Comum Curricular</w:t>
      </w:r>
      <w:r w:rsidRPr="00F978D5">
        <w:t>. Brasília, 201</w:t>
      </w:r>
      <w:r w:rsidR="00067864" w:rsidRPr="00F978D5">
        <w:t>8</w:t>
      </w:r>
    </w:p>
    <w:p w14:paraId="63BD535E" w14:textId="2BB6AAD6" w:rsidR="00FD7BF7" w:rsidRPr="00F978D5" w:rsidRDefault="00FD7BF7" w:rsidP="00F978D5">
      <w:pPr>
        <w:pStyle w:val="TF-TEXTO"/>
        <w:ind w:firstLine="0"/>
        <w:rPr>
          <w:lang w:val="en-US"/>
        </w:rPr>
      </w:pPr>
      <w:r w:rsidRPr="00F978D5">
        <w:rPr>
          <w:lang w:val="en-US"/>
        </w:rPr>
        <w:t>ISHII, Hiroshi. Tangible bits: beyond pixels. In:</w:t>
      </w:r>
      <w:r w:rsidR="00D02DEA" w:rsidRPr="00F978D5">
        <w:rPr>
          <w:lang w:val="en-US"/>
        </w:rPr>
        <w:t xml:space="preserve"> </w:t>
      </w:r>
      <w:r w:rsidR="00D02DEA" w:rsidRPr="00F978D5">
        <w:rPr>
          <w:b/>
          <w:bCs/>
          <w:lang w:val="en-US"/>
        </w:rPr>
        <w:t>CONFERENCE ON TANGIBLE AND EMBEDDED INTERACTION</w:t>
      </w:r>
      <w:r w:rsidRPr="00F978D5">
        <w:rPr>
          <w:lang w:val="en-US"/>
        </w:rPr>
        <w:t xml:space="preserve">, 2., 2008, Bonn, </w:t>
      </w:r>
      <w:proofErr w:type="spellStart"/>
      <w:r w:rsidRPr="00F978D5">
        <w:rPr>
          <w:lang w:val="en-US"/>
        </w:rPr>
        <w:t>Alemanha</w:t>
      </w:r>
      <w:proofErr w:type="spellEnd"/>
      <w:r w:rsidRPr="00F978D5">
        <w:rPr>
          <w:lang w:val="en-US"/>
        </w:rPr>
        <w:t>. Anais. New York: Association for Computing Machinery, 2008. p. xv–xxv.</w:t>
      </w:r>
    </w:p>
    <w:p w14:paraId="71342F30" w14:textId="77777777" w:rsidR="00FD7BF7" w:rsidRPr="00F978D5" w:rsidRDefault="00FD7BF7" w:rsidP="00F978D5">
      <w:pPr>
        <w:pStyle w:val="TF-TEXTO"/>
        <w:ind w:firstLine="0"/>
      </w:pPr>
      <w:r w:rsidRPr="00F978D5">
        <w:t xml:space="preserve">REITER, Ricardo Filipe. </w:t>
      </w:r>
      <w:proofErr w:type="spellStart"/>
      <w:r w:rsidRPr="00F978D5">
        <w:rPr>
          <w:b/>
          <w:bCs/>
        </w:rPr>
        <w:t>AnimAR</w:t>
      </w:r>
      <w:proofErr w:type="spellEnd"/>
      <w:r w:rsidRPr="00F978D5">
        <w:t>: Desenvolvimento de uma ferramenta para criação de animações com Realidade Aumentada e Interface Tangível. 2018. 80 f. Trabalho de Conclusão de Curso (Bacharelado em Ciência da Computação) -Centro de Ciências Exatas e Naturais, Universidade Regional de Blumenau, Blumenau.</w:t>
      </w:r>
    </w:p>
    <w:p w14:paraId="7A032FCE" w14:textId="77777777" w:rsidR="00FD7BF7" w:rsidRPr="00F978D5" w:rsidRDefault="00FD7BF7" w:rsidP="00F978D5">
      <w:pPr>
        <w:pStyle w:val="TF-TEXTO"/>
        <w:ind w:firstLine="0"/>
      </w:pPr>
      <w:r w:rsidRPr="00F978D5">
        <w:t xml:space="preserve">SANTA CATARINA. Secretaria de Estado da Educação. </w:t>
      </w:r>
      <w:r w:rsidRPr="00F978D5">
        <w:rPr>
          <w:b/>
          <w:bCs/>
        </w:rPr>
        <w:t>Currículo base da educação infantil e do ensino fundamental do território catarinense</w:t>
      </w:r>
      <w:r w:rsidRPr="00F978D5">
        <w:t>. Florianópolis: Secretaria de Estado da Educação, 2019. 492 p</w:t>
      </w:r>
    </w:p>
    <w:p w14:paraId="674DFD47" w14:textId="77777777" w:rsidR="00FD7BF7" w:rsidRPr="00F978D5" w:rsidRDefault="00FD7BF7" w:rsidP="00F978D5">
      <w:pPr>
        <w:pStyle w:val="TF-TEXTO"/>
        <w:ind w:firstLine="0"/>
      </w:pPr>
      <w:r w:rsidRPr="00F978D5">
        <w:t xml:space="preserve">SCHMITZ, Evandro M. </w:t>
      </w:r>
      <w:r w:rsidRPr="00F978D5">
        <w:rPr>
          <w:b/>
          <w:bCs/>
        </w:rPr>
        <w:t>Desenvolvimento de uma ferramenta para auxiliar no Ensino do Sistema Solar utilizando Realidade Aumentada</w:t>
      </w:r>
      <w:r w:rsidRPr="00F978D5">
        <w:t>. 2017. 94f. Trabalho de Conclusão de Curso (Bacharel em Ciência da Computação) – Centro de Ciências Exatas e Naturais, Universidade Regional de Blumenau, Blumenau.</w:t>
      </w:r>
    </w:p>
    <w:p w14:paraId="35FA67FB" w14:textId="77777777" w:rsidR="00FD7BF7" w:rsidRPr="00F978D5" w:rsidRDefault="00FD7BF7" w:rsidP="00F978D5">
      <w:pPr>
        <w:pStyle w:val="TF-TEXTO"/>
        <w:ind w:firstLine="0"/>
      </w:pPr>
      <w:r w:rsidRPr="00F978D5">
        <w:rPr>
          <w:lang w:val="en-US"/>
        </w:rPr>
        <w:t>SETIWAN, Andri Bayu. </w:t>
      </w:r>
      <w:bookmarkStart w:id="87" w:name="_Hlk120041340"/>
      <w:proofErr w:type="spellStart"/>
      <w:r w:rsidRPr="00F978D5">
        <w:rPr>
          <w:b/>
          <w:bCs/>
          <w:lang w:val="en-US"/>
        </w:rPr>
        <w:t>Perancangan</w:t>
      </w:r>
      <w:proofErr w:type="spellEnd"/>
      <w:r w:rsidRPr="00F978D5">
        <w:rPr>
          <w:b/>
          <w:bCs/>
          <w:lang w:val="en-US"/>
        </w:rPr>
        <w:t xml:space="preserve"> </w:t>
      </w:r>
      <w:proofErr w:type="spellStart"/>
      <w:r w:rsidRPr="00F978D5">
        <w:rPr>
          <w:b/>
          <w:bCs/>
          <w:lang w:val="en-US"/>
        </w:rPr>
        <w:t>buku</w:t>
      </w:r>
      <w:proofErr w:type="spellEnd"/>
      <w:r w:rsidRPr="00F978D5">
        <w:rPr>
          <w:b/>
          <w:bCs/>
          <w:lang w:val="en-US"/>
        </w:rPr>
        <w:t xml:space="preserve"> </w:t>
      </w:r>
      <w:proofErr w:type="spellStart"/>
      <w:r w:rsidRPr="00F978D5">
        <w:rPr>
          <w:b/>
          <w:bCs/>
          <w:lang w:val="en-US"/>
        </w:rPr>
        <w:t>interaktif</w:t>
      </w:r>
      <w:proofErr w:type="spellEnd"/>
      <w:r w:rsidRPr="00F978D5">
        <w:rPr>
          <w:b/>
          <w:bCs/>
          <w:lang w:val="en-US"/>
        </w:rPr>
        <w:t xml:space="preserve"> pada </w:t>
      </w:r>
      <w:proofErr w:type="spellStart"/>
      <w:r w:rsidRPr="00F978D5">
        <w:rPr>
          <w:b/>
          <w:bCs/>
          <w:lang w:val="en-US"/>
        </w:rPr>
        <w:t>pengenalan</w:t>
      </w:r>
      <w:proofErr w:type="spellEnd"/>
      <w:r w:rsidRPr="00F978D5">
        <w:rPr>
          <w:b/>
          <w:bCs/>
          <w:lang w:val="en-US"/>
        </w:rPr>
        <w:t xml:space="preserve"> dan </w:t>
      </w:r>
      <w:proofErr w:type="spellStart"/>
      <w:r w:rsidRPr="00F978D5">
        <w:rPr>
          <w:b/>
          <w:bCs/>
          <w:lang w:val="en-US"/>
        </w:rPr>
        <w:t>pembelajaran</w:t>
      </w:r>
      <w:proofErr w:type="spellEnd"/>
      <w:r w:rsidRPr="00F978D5">
        <w:rPr>
          <w:b/>
          <w:bCs/>
          <w:lang w:val="en-US"/>
        </w:rPr>
        <w:t xml:space="preserve"> </w:t>
      </w:r>
      <w:proofErr w:type="spellStart"/>
      <w:r w:rsidRPr="00F978D5">
        <w:rPr>
          <w:b/>
          <w:bCs/>
          <w:lang w:val="en-US"/>
        </w:rPr>
        <w:t>candi</w:t>
      </w:r>
      <w:proofErr w:type="spellEnd"/>
      <w:r w:rsidRPr="00F978D5">
        <w:rPr>
          <w:b/>
          <w:bCs/>
          <w:lang w:val="en-US"/>
        </w:rPr>
        <w:t xml:space="preserve"> di </w:t>
      </w:r>
      <w:proofErr w:type="spellStart"/>
      <w:r w:rsidRPr="00F978D5">
        <w:rPr>
          <w:b/>
          <w:bCs/>
          <w:lang w:val="en-US"/>
        </w:rPr>
        <w:t>mojokerto</w:t>
      </w:r>
      <w:proofErr w:type="spellEnd"/>
      <w:r w:rsidRPr="00F978D5">
        <w:rPr>
          <w:b/>
          <w:bCs/>
          <w:lang w:val="en-US"/>
        </w:rPr>
        <w:t xml:space="preserve"> </w:t>
      </w:r>
      <w:proofErr w:type="spellStart"/>
      <w:r w:rsidRPr="00F978D5">
        <w:rPr>
          <w:b/>
          <w:bCs/>
          <w:lang w:val="en-US"/>
        </w:rPr>
        <w:t>berbasis</w:t>
      </w:r>
      <w:proofErr w:type="spellEnd"/>
      <w:r w:rsidRPr="00F978D5">
        <w:rPr>
          <w:b/>
          <w:bCs/>
          <w:lang w:val="en-US"/>
        </w:rPr>
        <w:t xml:space="preserve"> augmented reality</w:t>
      </w:r>
      <w:bookmarkEnd w:id="87"/>
      <w:r w:rsidRPr="00F978D5">
        <w:rPr>
          <w:lang w:val="en-US"/>
        </w:rPr>
        <w:t xml:space="preserve">. </w:t>
      </w:r>
      <w:r w:rsidRPr="00F978D5">
        <w:t xml:space="preserve">2019. 10 f. Tese de bacharelado (bacharelado em Computação e tecnologia da informação). </w:t>
      </w:r>
      <w:proofErr w:type="spellStart"/>
      <w:r w:rsidRPr="00F978D5">
        <w:t>Universitas</w:t>
      </w:r>
      <w:proofErr w:type="spellEnd"/>
      <w:r w:rsidRPr="00F978D5">
        <w:t xml:space="preserve"> Islam </w:t>
      </w:r>
      <w:proofErr w:type="spellStart"/>
      <w:r w:rsidRPr="00F978D5">
        <w:t>Majapahit</w:t>
      </w:r>
      <w:proofErr w:type="spellEnd"/>
      <w:r w:rsidRPr="00F978D5">
        <w:t xml:space="preserve"> </w:t>
      </w:r>
      <w:proofErr w:type="spellStart"/>
      <w:r w:rsidRPr="00F978D5">
        <w:t>Mojokerto</w:t>
      </w:r>
      <w:proofErr w:type="spellEnd"/>
      <w:r w:rsidRPr="00F978D5">
        <w:t xml:space="preserve">, </w:t>
      </w:r>
      <w:proofErr w:type="spellStart"/>
      <w:r w:rsidRPr="00F978D5">
        <w:t>Mojokerto</w:t>
      </w:r>
      <w:proofErr w:type="spellEnd"/>
      <w:r w:rsidRPr="00F978D5">
        <w:t>.</w:t>
      </w:r>
    </w:p>
    <w:p w14:paraId="6273E432" w14:textId="77777777" w:rsidR="00FD7BF7" w:rsidRPr="00F978D5" w:rsidRDefault="00FD7BF7" w:rsidP="00F978D5">
      <w:pPr>
        <w:pStyle w:val="TF-TEXTO"/>
        <w:ind w:firstLine="0"/>
      </w:pPr>
      <w:r w:rsidRPr="00F978D5">
        <w:t xml:space="preserve">SORIANO, Aldir Guedes. </w:t>
      </w:r>
      <w:r w:rsidRPr="00F978D5">
        <w:rPr>
          <w:b/>
          <w:bCs/>
        </w:rPr>
        <w:t>Liberdade Religiosa no Direito Constitucional e Internacional</w:t>
      </w:r>
      <w:r w:rsidRPr="00F978D5">
        <w:t>. São Paulo: Editora Juarez de Oliveira, 2002.</w:t>
      </w:r>
    </w:p>
    <w:p w14:paraId="13062E1B" w14:textId="77777777" w:rsidR="00FD7BF7" w:rsidRPr="00F978D5" w:rsidRDefault="00FD7BF7" w:rsidP="00F978D5">
      <w:pPr>
        <w:pStyle w:val="TF-TEXTO"/>
        <w:ind w:firstLine="0"/>
      </w:pPr>
      <w:r w:rsidRPr="00F978D5">
        <w:t xml:space="preserve">SORIANO, Ramón. </w:t>
      </w:r>
      <w:proofErr w:type="spellStart"/>
      <w:r w:rsidRPr="00F978D5">
        <w:rPr>
          <w:b/>
          <w:bCs/>
        </w:rPr>
        <w:t>Las</w:t>
      </w:r>
      <w:proofErr w:type="spellEnd"/>
      <w:r w:rsidRPr="00F978D5">
        <w:rPr>
          <w:b/>
          <w:bCs/>
        </w:rPr>
        <w:t xml:space="preserve"> liberdades públicas</w:t>
      </w:r>
      <w:r w:rsidRPr="00F978D5">
        <w:t>. Madri: Tecnos, 1990.</w:t>
      </w:r>
    </w:p>
    <w:p w14:paraId="6F237069" w14:textId="77777777" w:rsidR="00FD7BF7" w:rsidRPr="00F978D5" w:rsidRDefault="00FD7BF7" w:rsidP="00F978D5">
      <w:pPr>
        <w:pStyle w:val="TF-TEXTO"/>
        <w:ind w:firstLine="0"/>
      </w:pPr>
      <w:r w:rsidRPr="00F978D5">
        <w:t xml:space="preserve">TORI, Romero; HOUNSELL, Marcelo da Silva; KIRNER, Claudio. Realidade Virtual. </w:t>
      </w:r>
      <w:r w:rsidRPr="00F978D5">
        <w:rPr>
          <w:b/>
          <w:bCs/>
        </w:rPr>
        <w:t>Introdução a Realidade Virtual e Aumentada</w:t>
      </w:r>
      <w:r w:rsidRPr="00F978D5">
        <w:t>. 3. ed. Porto Alegre: Editora SBC, 2020. 496p.</w:t>
      </w:r>
    </w:p>
    <w:p w14:paraId="4603270E" w14:textId="62E43F24" w:rsidR="000D3904" w:rsidRPr="00F978D5" w:rsidRDefault="00FD7BF7" w:rsidP="00F978D5">
      <w:pPr>
        <w:pStyle w:val="TF-TEXTO"/>
        <w:ind w:firstLine="0"/>
        <w:rPr>
          <w:lang w:val="en-US"/>
        </w:rPr>
      </w:pPr>
      <w:r w:rsidRPr="00F978D5">
        <w:t xml:space="preserve">ULLMER, </w:t>
      </w:r>
      <w:proofErr w:type="spellStart"/>
      <w:r w:rsidRPr="00F978D5">
        <w:t>Brygg</w:t>
      </w:r>
      <w:proofErr w:type="spellEnd"/>
      <w:r w:rsidRPr="00F978D5">
        <w:t xml:space="preserve">.; ISHII, Hiroshi. </w:t>
      </w:r>
      <w:r w:rsidRPr="00F978D5">
        <w:rPr>
          <w:lang w:val="en-US"/>
        </w:rPr>
        <w:t xml:space="preserve">Emerging frameworks for tangible user interfaces. In: CARROL, John M. (Ed.). </w:t>
      </w:r>
      <w:r w:rsidRPr="00F978D5">
        <w:rPr>
          <w:b/>
          <w:bCs/>
          <w:lang w:val="en-US"/>
        </w:rPr>
        <w:t>Human-Computer Interaction in the New Millenium</w:t>
      </w:r>
      <w:r w:rsidRPr="00F978D5">
        <w:rPr>
          <w:lang w:val="en-US"/>
        </w:rPr>
        <w:t>. Ann Arbor, MI, U.S.A: University of Michigan. Ann Arbor, 2001. p. 579-601.</w:t>
      </w:r>
    </w:p>
    <w:p w14:paraId="34D8A560" w14:textId="2FCBBD92" w:rsidR="00FD7BF7" w:rsidRPr="00F978D5" w:rsidRDefault="00FD7BF7" w:rsidP="00F978D5">
      <w:pPr>
        <w:autoSpaceDE w:val="0"/>
        <w:autoSpaceDN w:val="0"/>
        <w:adjustRightInd w:val="0"/>
        <w:spacing w:after="120"/>
        <w:rPr>
          <w:sz w:val="20"/>
          <w:szCs w:val="20"/>
        </w:rPr>
      </w:pPr>
      <w:r w:rsidRPr="00F978D5">
        <w:rPr>
          <w:sz w:val="20"/>
          <w:szCs w:val="20"/>
        </w:rPr>
        <w:lastRenderedPageBreak/>
        <w:t xml:space="preserve">Unity. </w:t>
      </w:r>
      <w:r w:rsidRPr="00F978D5">
        <w:rPr>
          <w:b/>
          <w:bCs/>
          <w:sz w:val="20"/>
          <w:szCs w:val="20"/>
        </w:rPr>
        <w:t>FUNDAMENTOS DA RA</w:t>
      </w:r>
      <w:r w:rsidR="009702B7" w:rsidRPr="00F978D5">
        <w:rPr>
          <w:b/>
          <w:bCs/>
          <w:sz w:val="20"/>
          <w:szCs w:val="20"/>
        </w:rPr>
        <w:t xml:space="preserve"> </w:t>
      </w:r>
      <w:r w:rsidRPr="00F978D5">
        <w:rPr>
          <w:sz w:val="20"/>
          <w:szCs w:val="20"/>
        </w:rPr>
        <w:t>[</w:t>
      </w:r>
      <w:proofErr w:type="gramStart"/>
      <w:r w:rsidRPr="00F978D5">
        <w:rPr>
          <w:sz w:val="20"/>
          <w:szCs w:val="20"/>
        </w:rPr>
        <w:t>202</w:t>
      </w:r>
      <w:r w:rsidR="00EC062D" w:rsidRPr="00F978D5">
        <w:rPr>
          <w:sz w:val="20"/>
          <w:szCs w:val="20"/>
        </w:rPr>
        <w:t>2</w:t>
      </w:r>
      <w:r w:rsidRPr="00F978D5">
        <w:rPr>
          <w:sz w:val="20"/>
          <w:szCs w:val="20"/>
        </w:rPr>
        <w:t>?a</w:t>
      </w:r>
      <w:proofErr w:type="gramEnd"/>
      <w:r w:rsidRPr="00F978D5">
        <w:rPr>
          <w:sz w:val="20"/>
          <w:szCs w:val="20"/>
        </w:rPr>
        <w:t>]. Disponível em: https://unity.com/pt/unity/features/arfoundation Acesso em: 27 nov.2022.</w:t>
      </w:r>
    </w:p>
    <w:p w14:paraId="764D10B7" w14:textId="113953D0" w:rsidR="00FD7BF7" w:rsidRPr="00F978D5" w:rsidRDefault="0092746E" w:rsidP="00F978D5">
      <w:pPr>
        <w:autoSpaceDE w:val="0"/>
        <w:autoSpaceDN w:val="0"/>
        <w:adjustRightInd w:val="0"/>
        <w:spacing w:after="120"/>
        <w:rPr>
          <w:sz w:val="20"/>
          <w:szCs w:val="20"/>
        </w:rPr>
      </w:pPr>
      <w:r w:rsidRPr="00F978D5">
        <w:rPr>
          <w:sz w:val="20"/>
          <w:szCs w:val="20"/>
          <w:lang w:val="en-US"/>
        </w:rPr>
        <w:t>Unity</w:t>
      </w:r>
      <w:r w:rsidR="00FD7BF7" w:rsidRPr="00F978D5">
        <w:rPr>
          <w:sz w:val="20"/>
          <w:szCs w:val="20"/>
          <w:lang w:val="en-US"/>
        </w:rPr>
        <w:t xml:space="preserve">.  </w:t>
      </w:r>
      <w:r w:rsidR="00FD7BF7" w:rsidRPr="00F978D5">
        <w:rPr>
          <w:b/>
          <w:bCs/>
          <w:sz w:val="20"/>
          <w:szCs w:val="20"/>
          <w:lang w:val="en-US"/>
        </w:rPr>
        <w:t>AR anchor manager</w:t>
      </w:r>
      <w:r w:rsidR="009702B7" w:rsidRPr="00F978D5">
        <w:rPr>
          <w:b/>
          <w:bCs/>
          <w:sz w:val="20"/>
          <w:szCs w:val="20"/>
          <w:lang w:val="en-US"/>
        </w:rPr>
        <w:t xml:space="preserve"> </w:t>
      </w:r>
      <w:r w:rsidR="00FD7BF7" w:rsidRPr="00F978D5">
        <w:rPr>
          <w:sz w:val="20"/>
          <w:szCs w:val="20"/>
          <w:lang w:val="en-US"/>
        </w:rPr>
        <w:t>[</w:t>
      </w:r>
      <w:proofErr w:type="gramStart"/>
      <w:r w:rsidR="00FD7BF7" w:rsidRPr="00F978D5">
        <w:rPr>
          <w:sz w:val="20"/>
          <w:szCs w:val="20"/>
          <w:lang w:val="en-US"/>
        </w:rPr>
        <w:t>202</w:t>
      </w:r>
      <w:r w:rsidR="00EC062D" w:rsidRPr="00F978D5">
        <w:rPr>
          <w:sz w:val="20"/>
          <w:szCs w:val="20"/>
          <w:lang w:val="en-US"/>
        </w:rPr>
        <w:t>2</w:t>
      </w:r>
      <w:r w:rsidR="00FD7BF7" w:rsidRPr="00F978D5">
        <w:rPr>
          <w:sz w:val="20"/>
          <w:szCs w:val="20"/>
          <w:lang w:val="en-US"/>
        </w:rPr>
        <w:t>?b</w:t>
      </w:r>
      <w:proofErr w:type="gramEnd"/>
      <w:r w:rsidR="00FD7BF7" w:rsidRPr="00F978D5">
        <w:rPr>
          <w:sz w:val="20"/>
          <w:szCs w:val="20"/>
          <w:lang w:val="en-US"/>
        </w:rPr>
        <w:t xml:space="preserve">]. </w:t>
      </w:r>
      <w:r w:rsidR="00FD7BF7" w:rsidRPr="00F978D5">
        <w:rPr>
          <w:sz w:val="20"/>
          <w:szCs w:val="20"/>
        </w:rPr>
        <w:t>Disponível em:</w:t>
      </w:r>
      <w:r w:rsidR="000D3904" w:rsidRPr="00F978D5">
        <w:rPr>
          <w:sz w:val="20"/>
          <w:szCs w:val="20"/>
        </w:rPr>
        <w:t xml:space="preserve"> </w:t>
      </w:r>
      <w:r w:rsidR="00FD7BF7" w:rsidRPr="00F978D5">
        <w:rPr>
          <w:sz w:val="20"/>
          <w:szCs w:val="20"/>
        </w:rPr>
        <w:t>https://docs.unity3d.com/Packages/com.unity.xr.arfoundation@4.1/manual/anchor-manager.html Acesso em: 27 nov.2022.</w:t>
      </w:r>
    </w:p>
    <w:p w14:paraId="4DFDEB82" w14:textId="755F7B65" w:rsidR="000D3904" w:rsidRPr="00F978D5" w:rsidRDefault="0092746E" w:rsidP="00F978D5">
      <w:pPr>
        <w:autoSpaceDE w:val="0"/>
        <w:autoSpaceDN w:val="0"/>
        <w:adjustRightInd w:val="0"/>
        <w:spacing w:after="120"/>
        <w:rPr>
          <w:sz w:val="20"/>
          <w:szCs w:val="20"/>
        </w:rPr>
      </w:pPr>
      <w:bookmarkStart w:id="88" w:name="_Hlk137493643"/>
      <w:r w:rsidRPr="00F978D5">
        <w:rPr>
          <w:sz w:val="20"/>
          <w:szCs w:val="20"/>
          <w:lang w:val="en-US"/>
        </w:rPr>
        <w:t>Unity</w:t>
      </w:r>
      <w:r w:rsidR="000D3904" w:rsidRPr="00F978D5">
        <w:rPr>
          <w:sz w:val="20"/>
          <w:szCs w:val="20"/>
          <w:lang w:val="en-US"/>
        </w:rPr>
        <w:t xml:space="preserve">. </w:t>
      </w:r>
      <w:r w:rsidR="000D3904" w:rsidRPr="00F978D5">
        <w:rPr>
          <w:b/>
          <w:bCs/>
          <w:sz w:val="20"/>
          <w:szCs w:val="20"/>
          <w:lang w:val="en-US"/>
        </w:rPr>
        <w:t>Level up your code with game programming patterns</w:t>
      </w:r>
      <w:r w:rsidR="000D3904" w:rsidRPr="00F978D5">
        <w:rPr>
          <w:sz w:val="20"/>
          <w:szCs w:val="20"/>
          <w:lang w:val="en-US"/>
        </w:rPr>
        <w:t>.[2022</w:t>
      </w:r>
      <w:r w:rsidR="00EC062D" w:rsidRPr="00F978D5">
        <w:rPr>
          <w:sz w:val="20"/>
          <w:szCs w:val="20"/>
          <w:lang w:val="en-US"/>
        </w:rPr>
        <w:t>?c</w:t>
      </w:r>
      <w:r w:rsidR="000D3904" w:rsidRPr="00F978D5">
        <w:rPr>
          <w:sz w:val="20"/>
          <w:szCs w:val="20"/>
          <w:lang w:val="en-US"/>
        </w:rPr>
        <w:t xml:space="preserve">] </w:t>
      </w:r>
      <w:proofErr w:type="spellStart"/>
      <w:r w:rsidR="000D3904" w:rsidRPr="00F978D5">
        <w:rPr>
          <w:sz w:val="20"/>
          <w:szCs w:val="20"/>
          <w:lang w:val="en-US"/>
        </w:rPr>
        <w:t>Disponivel</w:t>
      </w:r>
      <w:proofErr w:type="spellEnd"/>
      <w:r w:rsidR="000D3904" w:rsidRPr="00F978D5">
        <w:rPr>
          <w:sz w:val="20"/>
          <w:szCs w:val="20"/>
          <w:lang w:val="en-US"/>
        </w:rPr>
        <w:t xml:space="preserve"> </w:t>
      </w:r>
      <w:proofErr w:type="spellStart"/>
      <w:r w:rsidR="000D3904" w:rsidRPr="00F978D5">
        <w:rPr>
          <w:sz w:val="20"/>
          <w:szCs w:val="20"/>
          <w:lang w:val="en-US"/>
        </w:rPr>
        <w:t>em</w:t>
      </w:r>
      <w:proofErr w:type="spellEnd"/>
      <w:r w:rsidR="000D3904" w:rsidRPr="00F978D5">
        <w:rPr>
          <w:sz w:val="20"/>
          <w:szCs w:val="20"/>
          <w:lang w:val="en-US"/>
        </w:rPr>
        <w:t xml:space="preserve">: </w:t>
      </w:r>
      <w:hyperlink r:id="rId22" w:history="1">
        <w:r w:rsidR="000D3904" w:rsidRPr="00F978D5">
          <w:rPr>
            <w:sz w:val="20"/>
            <w:szCs w:val="20"/>
            <w:lang w:val="en-US"/>
          </w:rPr>
          <w:t>https://resources.unity.com/ebooks/level-up-your-code-with-game-programming-patterns</w:t>
        </w:r>
      </w:hyperlink>
      <w:r w:rsidR="000D3904" w:rsidRPr="00F978D5">
        <w:rPr>
          <w:sz w:val="20"/>
          <w:szCs w:val="20"/>
          <w:lang w:val="en-US"/>
        </w:rPr>
        <w:t xml:space="preserve">. </w:t>
      </w:r>
      <w:r w:rsidR="000D3904" w:rsidRPr="00F978D5">
        <w:rPr>
          <w:sz w:val="20"/>
          <w:szCs w:val="20"/>
        </w:rPr>
        <w:t>Acesso em: 01 jul. 2023.</w:t>
      </w:r>
      <w:bookmarkEnd w:id="88"/>
    </w:p>
    <w:p w14:paraId="05872935" w14:textId="5EF1F3DB" w:rsidR="00FD7BF7" w:rsidRPr="00F978D5" w:rsidRDefault="00FD7BF7" w:rsidP="00F978D5">
      <w:pPr>
        <w:pStyle w:val="TF-TEXTO"/>
        <w:ind w:firstLine="0"/>
      </w:pPr>
      <w:r w:rsidRPr="00F978D5">
        <w:t xml:space="preserve">VUFORIA. </w:t>
      </w:r>
      <w:proofErr w:type="spellStart"/>
      <w:r w:rsidRPr="00F978D5">
        <w:rPr>
          <w:b/>
          <w:bCs/>
        </w:rPr>
        <w:t>Getting</w:t>
      </w:r>
      <w:proofErr w:type="spellEnd"/>
      <w:r w:rsidRPr="00F978D5">
        <w:rPr>
          <w:b/>
          <w:bCs/>
        </w:rPr>
        <w:t xml:space="preserve"> </w:t>
      </w:r>
      <w:proofErr w:type="spellStart"/>
      <w:r w:rsidRPr="00F978D5">
        <w:rPr>
          <w:b/>
          <w:bCs/>
        </w:rPr>
        <w:t>Started</w:t>
      </w:r>
      <w:proofErr w:type="spellEnd"/>
      <w:r w:rsidRPr="00F978D5">
        <w:t xml:space="preserve"> [</w:t>
      </w:r>
      <w:proofErr w:type="gramStart"/>
      <w:r w:rsidRPr="00F978D5">
        <w:t>2021?a</w:t>
      </w:r>
      <w:proofErr w:type="gramEnd"/>
      <w:r w:rsidRPr="00F978D5">
        <w:t>].</w:t>
      </w:r>
      <w:proofErr w:type="spellStart"/>
      <w:r w:rsidRPr="00F978D5">
        <w:t>Disponivel</w:t>
      </w:r>
      <w:proofErr w:type="spellEnd"/>
      <w:r w:rsidRPr="00F978D5">
        <w:t xml:space="preserve"> em: https://library.vuforia.com/ Acesso em:27 nov.2022.</w:t>
      </w:r>
    </w:p>
    <w:p w14:paraId="2D4478F2" w14:textId="3FDAD208" w:rsidR="00FD7BF7" w:rsidRPr="00F978D5" w:rsidRDefault="001555F5" w:rsidP="00F978D5">
      <w:pPr>
        <w:autoSpaceDE w:val="0"/>
        <w:autoSpaceDN w:val="0"/>
        <w:adjustRightInd w:val="0"/>
        <w:spacing w:after="120"/>
        <w:rPr>
          <w:sz w:val="20"/>
          <w:szCs w:val="20"/>
        </w:rPr>
      </w:pPr>
      <w:r w:rsidRPr="00F978D5">
        <w:rPr>
          <w:sz w:val="20"/>
          <w:szCs w:val="20"/>
          <w:lang w:val="en-US"/>
        </w:rPr>
        <w:t>VUFORIA</w:t>
      </w:r>
      <w:r w:rsidR="00FD7BF7" w:rsidRPr="00F978D5">
        <w:rPr>
          <w:sz w:val="20"/>
          <w:szCs w:val="20"/>
          <w:lang w:val="en-US"/>
        </w:rPr>
        <w:t xml:space="preserve">. </w:t>
      </w:r>
      <w:r w:rsidR="00FD7BF7" w:rsidRPr="00F978D5">
        <w:rPr>
          <w:b/>
          <w:bCs/>
          <w:sz w:val="20"/>
          <w:szCs w:val="20"/>
          <w:lang w:val="en-US"/>
        </w:rPr>
        <w:t>Using Vuforia Engine with Unity as a Library (</w:t>
      </w:r>
      <w:proofErr w:type="spellStart"/>
      <w:r w:rsidR="00FD7BF7" w:rsidRPr="00F978D5">
        <w:rPr>
          <w:b/>
          <w:bCs/>
          <w:sz w:val="20"/>
          <w:szCs w:val="20"/>
          <w:lang w:val="en-US"/>
        </w:rPr>
        <w:t>UaaL</w:t>
      </w:r>
      <w:proofErr w:type="spellEnd"/>
      <w:r w:rsidR="00FD7BF7" w:rsidRPr="00F978D5">
        <w:rPr>
          <w:b/>
          <w:bCs/>
          <w:sz w:val="20"/>
          <w:szCs w:val="20"/>
          <w:lang w:val="en-US"/>
        </w:rPr>
        <w:t>)</w:t>
      </w:r>
      <w:r w:rsidR="00FD7BF7" w:rsidRPr="00F978D5">
        <w:rPr>
          <w:sz w:val="20"/>
          <w:szCs w:val="20"/>
          <w:lang w:val="en-US"/>
        </w:rPr>
        <w:t xml:space="preserve"> [</w:t>
      </w:r>
      <w:proofErr w:type="gramStart"/>
      <w:r w:rsidR="00FD7BF7" w:rsidRPr="00F978D5">
        <w:rPr>
          <w:sz w:val="20"/>
          <w:szCs w:val="20"/>
          <w:lang w:val="en-US"/>
        </w:rPr>
        <w:t>2021?b</w:t>
      </w:r>
      <w:proofErr w:type="gramEnd"/>
      <w:r w:rsidR="00FD7BF7" w:rsidRPr="00F978D5">
        <w:rPr>
          <w:sz w:val="20"/>
          <w:szCs w:val="20"/>
          <w:lang w:val="en-US"/>
        </w:rPr>
        <w:t xml:space="preserve">]. </w:t>
      </w:r>
      <w:r w:rsidR="00FD7BF7" w:rsidRPr="00F978D5">
        <w:rPr>
          <w:sz w:val="20"/>
          <w:szCs w:val="20"/>
        </w:rPr>
        <w:t>Disponível em: https://library.vuforia.com/unity-extension/using-vuforia-engine-unity-library-uaal/ Acesso em: 27 nov.2022</w:t>
      </w:r>
    </w:p>
    <w:p w14:paraId="36E0B993" w14:textId="62328E14" w:rsidR="00FD7BF7" w:rsidRPr="00F978D5" w:rsidRDefault="001555F5" w:rsidP="00F978D5">
      <w:pPr>
        <w:autoSpaceDE w:val="0"/>
        <w:autoSpaceDN w:val="0"/>
        <w:adjustRightInd w:val="0"/>
        <w:spacing w:after="120"/>
        <w:rPr>
          <w:sz w:val="20"/>
          <w:szCs w:val="20"/>
        </w:rPr>
      </w:pPr>
      <w:r w:rsidRPr="00F978D5">
        <w:rPr>
          <w:sz w:val="20"/>
          <w:szCs w:val="20"/>
          <w:lang w:val="en-US"/>
        </w:rPr>
        <w:t>VUFORIA</w:t>
      </w:r>
      <w:r w:rsidR="00FD7BF7" w:rsidRPr="00F978D5">
        <w:rPr>
          <w:sz w:val="20"/>
          <w:szCs w:val="20"/>
          <w:lang w:val="en-US"/>
        </w:rPr>
        <w:t xml:space="preserve">. </w:t>
      </w:r>
      <w:r w:rsidR="00FD7BF7" w:rsidRPr="00F978D5">
        <w:rPr>
          <w:b/>
          <w:bCs/>
          <w:sz w:val="20"/>
          <w:szCs w:val="20"/>
          <w:lang w:val="en-US"/>
        </w:rPr>
        <w:t>Vuforia Engine and AR Foundation</w:t>
      </w:r>
      <w:r w:rsidR="00FD7BF7" w:rsidRPr="00F978D5">
        <w:rPr>
          <w:sz w:val="20"/>
          <w:szCs w:val="20"/>
          <w:lang w:val="en-US"/>
        </w:rPr>
        <w:t xml:space="preserve"> [</w:t>
      </w:r>
      <w:proofErr w:type="gramStart"/>
      <w:r w:rsidR="00FD7BF7" w:rsidRPr="00F978D5">
        <w:rPr>
          <w:sz w:val="20"/>
          <w:szCs w:val="20"/>
          <w:lang w:val="en-US"/>
        </w:rPr>
        <w:t>2021?c</w:t>
      </w:r>
      <w:proofErr w:type="gramEnd"/>
      <w:r w:rsidR="00FD7BF7" w:rsidRPr="00F978D5">
        <w:rPr>
          <w:sz w:val="20"/>
          <w:szCs w:val="20"/>
          <w:lang w:val="en-US"/>
        </w:rPr>
        <w:t xml:space="preserve">]. </w:t>
      </w:r>
      <w:r w:rsidR="00FD7BF7" w:rsidRPr="00F978D5">
        <w:rPr>
          <w:sz w:val="20"/>
          <w:szCs w:val="20"/>
        </w:rPr>
        <w:t>Disponível em: https://library.vuforia.com/unity-extension/vuforia-engine-and-ar-foundation Acesso em: 27 nov.2022.</w:t>
      </w:r>
    </w:p>
    <w:p w14:paraId="51AFAF9E" w14:textId="2AEEB532" w:rsidR="000D3904" w:rsidRPr="00F978D5" w:rsidRDefault="001555F5" w:rsidP="00F978D5">
      <w:pPr>
        <w:autoSpaceDE w:val="0"/>
        <w:autoSpaceDN w:val="0"/>
        <w:adjustRightInd w:val="0"/>
        <w:spacing w:after="120"/>
        <w:rPr>
          <w:sz w:val="20"/>
          <w:szCs w:val="20"/>
        </w:rPr>
      </w:pPr>
      <w:r w:rsidRPr="00F978D5">
        <w:rPr>
          <w:sz w:val="20"/>
          <w:szCs w:val="20"/>
          <w:lang w:val="en-US"/>
        </w:rPr>
        <w:t>VUFORIA</w:t>
      </w:r>
      <w:r w:rsidR="00FD7BF7" w:rsidRPr="00F978D5">
        <w:rPr>
          <w:sz w:val="20"/>
          <w:szCs w:val="20"/>
          <w:lang w:val="en-US"/>
        </w:rPr>
        <w:t xml:space="preserve">. </w:t>
      </w:r>
      <w:r w:rsidR="00FD7BF7" w:rsidRPr="00F978D5">
        <w:rPr>
          <w:b/>
          <w:bCs/>
          <w:sz w:val="20"/>
          <w:szCs w:val="20"/>
          <w:lang w:val="en-US"/>
        </w:rPr>
        <w:t>Vuforia Target Manager</w:t>
      </w:r>
      <w:r w:rsidR="00FD7BF7" w:rsidRPr="00F978D5">
        <w:rPr>
          <w:sz w:val="20"/>
          <w:szCs w:val="20"/>
          <w:lang w:val="en-US"/>
        </w:rPr>
        <w:t xml:space="preserve"> [</w:t>
      </w:r>
      <w:proofErr w:type="gramStart"/>
      <w:r w:rsidR="00FD7BF7" w:rsidRPr="00F978D5">
        <w:rPr>
          <w:sz w:val="20"/>
          <w:szCs w:val="20"/>
          <w:lang w:val="en-US"/>
        </w:rPr>
        <w:t>2021?d</w:t>
      </w:r>
      <w:proofErr w:type="gramEnd"/>
      <w:r w:rsidR="00FD7BF7" w:rsidRPr="00F978D5">
        <w:rPr>
          <w:sz w:val="20"/>
          <w:szCs w:val="20"/>
          <w:lang w:val="en-US"/>
        </w:rPr>
        <w:t xml:space="preserve">]. </w:t>
      </w:r>
      <w:r w:rsidR="00FD7BF7" w:rsidRPr="00F978D5">
        <w:rPr>
          <w:sz w:val="20"/>
          <w:szCs w:val="20"/>
        </w:rPr>
        <w:t>Disponível em: https://library.vuforia.com/getting-started/vuforia-target-manager Acesso em: 27 nov.2022.</w:t>
      </w:r>
    </w:p>
    <w:p w14:paraId="2A78D6D6" w14:textId="77777777" w:rsidR="00FD7BF7" w:rsidRPr="00F978D5" w:rsidRDefault="00FD7BF7" w:rsidP="00F978D5">
      <w:pPr>
        <w:autoSpaceDE w:val="0"/>
        <w:autoSpaceDN w:val="0"/>
        <w:adjustRightInd w:val="0"/>
        <w:spacing w:after="120"/>
        <w:rPr>
          <w:sz w:val="20"/>
          <w:szCs w:val="20"/>
          <w:lang w:val="en-US"/>
        </w:rPr>
      </w:pPr>
      <w:r w:rsidRPr="00F978D5">
        <w:rPr>
          <w:sz w:val="20"/>
          <w:szCs w:val="20"/>
          <w:lang w:val="en-US"/>
        </w:rPr>
        <w:t xml:space="preserve">WANG, X.; ONG, S. K.; NEE, A. Y. C. A comprehensive survey of augmented reality assembly research. </w:t>
      </w:r>
      <w:r w:rsidRPr="00F978D5">
        <w:rPr>
          <w:b/>
          <w:bCs/>
          <w:sz w:val="20"/>
          <w:szCs w:val="20"/>
          <w:lang w:val="en-US"/>
        </w:rPr>
        <w:t>Advances in Manufacturing</w:t>
      </w:r>
      <w:r w:rsidRPr="00F978D5">
        <w:rPr>
          <w:sz w:val="20"/>
          <w:szCs w:val="20"/>
          <w:lang w:val="en-US"/>
        </w:rPr>
        <w:t>, v. 4, n. 1, p. 1-22, 2016.</w:t>
      </w:r>
    </w:p>
    <w:p w14:paraId="60B104B5" w14:textId="7E71C7D8" w:rsidR="00AB3294" w:rsidRDefault="00FD7BF7" w:rsidP="00F978D5">
      <w:pPr>
        <w:pStyle w:val="TF-TEXTO"/>
        <w:ind w:firstLine="0"/>
        <w:rPr>
          <w:lang w:val="en-US"/>
        </w:rPr>
      </w:pPr>
      <w:r w:rsidRPr="00F978D5">
        <w:rPr>
          <w:lang w:val="en-US"/>
        </w:rPr>
        <w:t xml:space="preserve">WILLIAMS II, D. </w:t>
      </w:r>
      <w:r w:rsidRPr="00F978D5">
        <w:rPr>
          <w:b/>
          <w:bCs/>
          <w:lang w:val="en-US"/>
        </w:rPr>
        <w:t>Foundations and Future of Augmented Reality and eCommerce How augmented reality will impact online retail</w:t>
      </w:r>
      <w:r w:rsidRPr="00F978D5">
        <w:rPr>
          <w:lang w:val="en-US"/>
        </w:rPr>
        <w:t>. Scotts Valley: CreateSpace Independent Publishing</w:t>
      </w:r>
      <w:r w:rsidRPr="001555F5">
        <w:rPr>
          <w:lang w:val="en-US"/>
        </w:rPr>
        <w:t xml:space="preserve"> Platform, 2017.</w:t>
      </w:r>
      <w:bookmarkEnd w:id="0"/>
    </w:p>
    <w:sectPr w:rsidR="00AB3294" w:rsidSect="004F628A">
      <w:footerReference w:type="default" r:id="rId23"/>
      <w:footerReference w:type="first" r:id="rId24"/>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8E0E8" w14:textId="77777777" w:rsidR="00443B1E" w:rsidRDefault="00443B1E">
      <w:r>
        <w:separator/>
      </w:r>
    </w:p>
    <w:p w14:paraId="54092203" w14:textId="77777777" w:rsidR="00443B1E" w:rsidRDefault="00443B1E"/>
  </w:endnote>
  <w:endnote w:type="continuationSeparator" w:id="0">
    <w:p w14:paraId="7E67D794" w14:textId="77777777" w:rsidR="00443B1E" w:rsidRDefault="00443B1E">
      <w:r>
        <w:continuationSeparator/>
      </w:r>
    </w:p>
    <w:p w14:paraId="70C64F42" w14:textId="77777777" w:rsidR="00443B1E" w:rsidRDefault="00443B1E"/>
  </w:endnote>
  <w:endnote w:type="continuationNotice" w:id="1">
    <w:p w14:paraId="3D888E5B" w14:textId="77777777" w:rsidR="00443B1E" w:rsidRDefault="00443B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7CEA1" w14:textId="77777777" w:rsidR="00443B1E" w:rsidRDefault="00443B1E">
      <w:r>
        <w:separator/>
      </w:r>
    </w:p>
    <w:p w14:paraId="183ECADC" w14:textId="77777777" w:rsidR="00443B1E" w:rsidRDefault="00443B1E"/>
  </w:footnote>
  <w:footnote w:type="continuationSeparator" w:id="0">
    <w:p w14:paraId="5F8BF0CF" w14:textId="77777777" w:rsidR="00443B1E" w:rsidRDefault="00443B1E">
      <w:r>
        <w:continuationSeparator/>
      </w:r>
    </w:p>
    <w:p w14:paraId="16A20E71" w14:textId="77777777" w:rsidR="00443B1E" w:rsidRDefault="00443B1E"/>
  </w:footnote>
  <w:footnote w:type="continuationNotice" w:id="1">
    <w:p w14:paraId="386F6E9A" w14:textId="77777777" w:rsidR="00443B1E" w:rsidRDefault="00443B1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D86A1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E551CB"/>
    <w:multiLevelType w:val="hybridMultilevel"/>
    <w:tmpl w:val="A546E520"/>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EA38E4"/>
    <w:multiLevelType w:val="hybridMultilevel"/>
    <w:tmpl w:val="C2247A04"/>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6111E7"/>
    <w:multiLevelType w:val="hybridMultilevel"/>
    <w:tmpl w:val="12B650D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A1F0518"/>
    <w:multiLevelType w:val="hybridMultilevel"/>
    <w:tmpl w:val="12689B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CB3623B"/>
    <w:multiLevelType w:val="hybridMultilevel"/>
    <w:tmpl w:val="6BBC6B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CF07A17"/>
    <w:multiLevelType w:val="hybridMultilevel"/>
    <w:tmpl w:val="382086E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0D9D72CD"/>
    <w:multiLevelType w:val="hybridMultilevel"/>
    <w:tmpl w:val="FAA8AFD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38F7C34"/>
    <w:multiLevelType w:val="hybridMultilevel"/>
    <w:tmpl w:val="43D6FA8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40F3915"/>
    <w:multiLevelType w:val="hybridMultilevel"/>
    <w:tmpl w:val="2B2A35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62C4FB1"/>
    <w:multiLevelType w:val="hybridMultilevel"/>
    <w:tmpl w:val="1AF6C35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E1E1B99"/>
    <w:multiLevelType w:val="hybridMultilevel"/>
    <w:tmpl w:val="F2FEAC9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2012CD6"/>
    <w:multiLevelType w:val="hybridMultilevel"/>
    <w:tmpl w:val="B77ECCE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40638D5"/>
    <w:multiLevelType w:val="hybridMultilevel"/>
    <w:tmpl w:val="25209C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584028E"/>
    <w:multiLevelType w:val="hybridMultilevel"/>
    <w:tmpl w:val="5832011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9D3457E"/>
    <w:multiLevelType w:val="hybridMultilevel"/>
    <w:tmpl w:val="49F48A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9" w15:restartNumberingAfterBreak="0">
    <w:nsid w:val="338952B9"/>
    <w:multiLevelType w:val="hybridMultilevel"/>
    <w:tmpl w:val="86EA61D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8987110"/>
    <w:multiLevelType w:val="hybridMultilevel"/>
    <w:tmpl w:val="81B695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EF16F5C"/>
    <w:multiLevelType w:val="hybridMultilevel"/>
    <w:tmpl w:val="DB784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FF677BF"/>
    <w:multiLevelType w:val="hybridMultilevel"/>
    <w:tmpl w:val="754A2A82"/>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23" w15:restartNumberingAfterBreak="0">
    <w:nsid w:val="40B64E7D"/>
    <w:multiLevelType w:val="hybridMultilevel"/>
    <w:tmpl w:val="B2CCC36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15A6C9E"/>
    <w:multiLevelType w:val="hybridMultilevel"/>
    <w:tmpl w:val="767ABB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74F63AE"/>
    <w:multiLevelType w:val="hybridMultilevel"/>
    <w:tmpl w:val="8A3ED54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80367DC"/>
    <w:multiLevelType w:val="hybridMultilevel"/>
    <w:tmpl w:val="86BC42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A1661BA"/>
    <w:multiLevelType w:val="hybridMultilevel"/>
    <w:tmpl w:val="BB8A5630"/>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C273A39"/>
    <w:multiLevelType w:val="hybridMultilevel"/>
    <w:tmpl w:val="A268E7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646EC2"/>
    <w:multiLevelType w:val="hybridMultilevel"/>
    <w:tmpl w:val="B7C6C46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1" w15:restartNumberingAfterBreak="0">
    <w:nsid w:val="5BE81A79"/>
    <w:multiLevelType w:val="hybridMultilevel"/>
    <w:tmpl w:val="BBEC01D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36D0929"/>
    <w:multiLevelType w:val="hybridMultilevel"/>
    <w:tmpl w:val="1A04763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564003A"/>
    <w:multiLevelType w:val="multilevel"/>
    <w:tmpl w:val="65EC94BC"/>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4" w15:restartNumberingAfterBreak="0">
    <w:nsid w:val="65FB0C4C"/>
    <w:multiLevelType w:val="hybridMultilevel"/>
    <w:tmpl w:val="E71E0F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9D603B2"/>
    <w:multiLevelType w:val="hybridMultilevel"/>
    <w:tmpl w:val="57805266"/>
    <w:lvl w:ilvl="0" w:tplc="BEEC07F4">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F3A6481"/>
    <w:multiLevelType w:val="multilevel"/>
    <w:tmpl w:val="E25E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D30EFB"/>
    <w:multiLevelType w:val="hybridMultilevel"/>
    <w:tmpl w:val="EA460F9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90B6934"/>
    <w:multiLevelType w:val="hybridMultilevel"/>
    <w:tmpl w:val="7EDAE9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A380991"/>
    <w:multiLevelType w:val="hybridMultilevel"/>
    <w:tmpl w:val="D1C623FE"/>
    <w:lvl w:ilvl="0" w:tplc="04160017">
      <w:start w:val="1"/>
      <w:numFmt w:val="lowerLetter"/>
      <w:lvlText w:val="%1)"/>
      <w:lvlJc w:val="left"/>
      <w:pPr>
        <w:ind w:left="1400" w:hanging="360"/>
      </w:pPr>
    </w:lvl>
    <w:lvl w:ilvl="1" w:tplc="FFFFFFFF" w:tentative="1">
      <w:start w:val="1"/>
      <w:numFmt w:val="lowerLetter"/>
      <w:lvlText w:val="%2."/>
      <w:lvlJc w:val="left"/>
      <w:pPr>
        <w:ind w:left="2120" w:hanging="360"/>
      </w:pPr>
    </w:lvl>
    <w:lvl w:ilvl="2" w:tplc="FFFFFFFF" w:tentative="1">
      <w:start w:val="1"/>
      <w:numFmt w:val="lowerRoman"/>
      <w:lvlText w:val="%3."/>
      <w:lvlJc w:val="right"/>
      <w:pPr>
        <w:ind w:left="2840" w:hanging="180"/>
      </w:pPr>
    </w:lvl>
    <w:lvl w:ilvl="3" w:tplc="FFFFFFFF" w:tentative="1">
      <w:start w:val="1"/>
      <w:numFmt w:val="decimal"/>
      <w:lvlText w:val="%4."/>
      <w:lvlJc w:val="left"/>
      <w:pPr>
        <w:ind w:left="3560" w:hanging="360"/>
      </w:pPr>
    </w:lvl>
    <w:lvl w:ilvl="4" w:tplc="FFFFFFFF" w:tentative="1">
      <w:start w:val="1"/>
      <w:numFmt w:val="lowerLetter"/>
      <w:lvlText w:val="%5."/>
      <w:lvlJc w:val="left"/>
      <w:pPr>
        <w:ind w:left="4280" w:hanging="360"/>
      </w:pPr>
    </w:lvl>
    <w:lvl w:ilvl="5" w:tplc="FFFFFFFF" w:tentative="1">
      <w:start w:val="1"/>
      <w:numFmt w:val="lowerRoman"/>
      <w:lvlText w:val="%6."/>
      <w:lvlJc w:val="right"/>
      <w:pPr>
        <w:ind w:left="5000" w:hanging="180"/>
      </w:pPr>
    </w:lvl>
    <w:lvl w:ilvl="6" w:tplc="FFFFFFFF" w:tentative="1">
      <w:start w:val="1"/>
      <w:numFmt w:val="decimal"/>
      <w:lvlText w:val="%7."/>
      <w:lvlJc w:val="left"/>
      <w:pPr>
        <w:ind w:left="5720" w:hanging="360"/>
      </w:pPr>
    </w:lvl>
    <w:lvl w:ilvl="7" w:tplc="FFFFFFFF" w:tentative="1">
      <w:start w:val="1"/>
      <w:numFmt w:val="lowerLetter"/>
      <w:lvlText w:val="%8."/>
      <w:lvlJc w:val="left"/>
      <w:pPr>
        <w:ind w:left="6440" w:hanging="360"/>
      </w:pPr>
    </w:lvl>
    <w:lvl w:ilvl="8" w:tplc="FFFFFFFF" w:tentative="1">
      <w:start w:val="1"/>
      <w:numFmt w:val="lowerRoman"/>
      <w:lvlText w:val="%9."/>
      <w:lvlJc w:val="right"/>
      <w:pPr>
        <w:ind w:left="7160" w:hanging="180"/>
      </w:pPr>
    </w:lvl>
  </w:abstractNum>
  <w:abstractNum w:abstractNumId="40" w15:restartNumberingAfterBreak="0">
    <w:nsid w:val="7E537E91"/>
    <w:multiLevelType w:val="hybridMultilevel"/>
    <w:tmpl w:val="3EFE1C0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F5E0FA1"/>
    <w:multiLevelType w:val="hybridMultilevel"/>
    <w:tmpl w:val="9CD8B4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39549449">
    <w:abstractNumId w:val="0"/>
  </w:num>
  <w:num w:numId="2" w16cid:durableId="818307586">
    <w:abstractNumId w:val="8"/>
  </w:num>
  <w:num w:numId="3" w16cid:durableId="7980378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28245070">
    <w:abstractNumId w:val="1"/>
  </w:num>
  <w:num w:numId="5" w16cid:durableId="3448689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03647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135343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70287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5378534">
    <w:abstractNumId w:val="0"/>
  </w:num>
  <w:num w:numId="10" w16cid:durableId="1071587932">
    <w:abstractNumId w:val="0"/>
  </w:num>
  <w:num w:numId="11" w16cid:durableId="512571779">
    <w:abstractNumId w:val="30"/>
  </w:num>
  <w:num w:numId="12" w16cid:durableId="17432108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63763500">
    <w:abstractNumId w:val="18"/>
  </w:num>
  <w:num w:numId="14" w16cid:durableId="55594980">
    <w:abstractNumId w:val="33"/>
  </w:num>
  <w:num w:numId="15" w16cid:durableId="1134559951">
    <w:abstractNumId w:val="27"/>
  </w:num>
  <w:num w:numId="16" w16cid:durableId="1865511317">
    <w:abstractNumId w:val="15"/>
  </w:num>
  <w:num w:numId="17" w16cid:durableId="1324428558">
    <w:abstractNumId w:val="36"/>
  </w:num>
  <w:num w:numId="18" w16cid:durableId="1914967069">
    <w:abstractNumId w:val="22"/>
  </w:num>
  <w:num w:numId="19" w16cid:durableId="1052968735">
    <w:abstractNumId w:val="39"/>
  </w:num>
  <w:num w:numId="20" w16cid:durableId="218908201">
    <w:abstractNumId w:val="26"/>
  </w:num>
  <w:num w:numId="21" w16cid:durableId="1247226674">
    <w:abstractNumId w:val="3"/>
  </w:num>
  <w:num w:numId="22" w16cid:durableId="919486006">
    <w:abstractNumId w:val="28"/>
  </w:num>
  <w:num w:numId="23" w16cid:durableId="382288402">
    <w:abstractNumId w:val="31"/>
  </w:num>
  <w:num w:numId="24" w16cid:durableId="2023242408">
    <w:abstractNumId w:val="6"/>
  </w:num>
  <w:num w:numId="25" w16cid:durableId="736249534">
    <w:abstractNumId w:val="19"/>
  </w:num>
  <w:num w:numId="26" w16cid:durableId="1586576991">
    <w:abstractNumId w:val="40"/>
  </w:num>
  <w:num w:numId="27" w16cid:durableId="1986277639">
    <w:abstractNumId w:val="16"/>
  </w:num>
  <w:num w:numId="28" w16cid:durableId="611480110">
    <w:abstractNumId w:val="35"/>
  </w:num>
  <w:num w:numId="29" w16cid:durableId="1726031067">
    <w:abstractNumId w:val="12"/>
  </w:num>
  <w:num w:numId="30" w16cid:durableId="43722138">
    <w:abstractNumId w:val="29"/>
  </w:num>
  <w:num w:numId="31" w16cid:durableId="658967603">
    <w:abstractNumId w:val="20"/>
  </w:num>
  <w:num w:numId="32" w16cid:durableId="1045331781">
    <w:abstractNumId w:val="24"/>
  </w:num>
  <w:num w:numId="33" w16cid:durableId="2006738890">
    <w:abstractNumId w:val="41"/>
  </w:num>
  <w:num w:numId="34" w16cid:durableId="834955804">
    <w:abstractNumId w:val="5"/>
  </w:num>
  <w:num w:numId="35" w16cid:durableId="1125587275">
    <w:abstractNumId w:val="38"/>
  </w:num>
  <w:num w:numId="36" w16cid:durableId="266237127">
    <w:abstractNumId w:val="2"/>
  </w:num>
  <w:num w:numId="37" w16cid:durableId="1876502230">
    <w:abstractNumId w:val="7"/>
  </w:num>
  <w:num w:numId="38" w16cid:durableId="671831338">
    <w:abstractNumId w:val="37"/>
  </w:num>
  <w:num w:numId="39" w16cid:durableId="516190207">
    <w:abstractNumId w:val="34"/>
  </w:num>
  <w:num w:numId="40" w16cid:durableId="1348754881">
    <w:abstractNumId w:val="9"/>
  </w:num>
  <w:num w:numId="41" w16cid:durableId="1862820811">
    <w:abstractNumId w:val="14"/>
  </w:num>
  <w:num w:numId="42" w16cid:durableId="2056586356">
    <w:abstractNumId w:val="4"/>
  </w:num>
  <w:num w:numId="43" w16cid:durableId="421222467">
    <w:abstractNumId w:val="25"/>
  </w:num>
  <w:num w:numId="44" w16cid:durableId="1653483412">
    <w:abstractNumId w:val="10"/>
  </w:num>
  <w:num w:numId="45" w16cid:durableId="1324314845">
    <w:abstractNumId w:val="11"/>
  </w:num>
  <w:num w:numId="46" w16cid:durableId="2026976289">
    <w:abstractNumId w:val="13"/>
  </w:num>
  <w:num w:numId="47" w16cid:durableId="2043824010">
    <w:abstractNumId w:val="17"/>
  </w:num>
  <w:num w:numId="48" w16cid:durableId="982923665">
    <w:abstractNumId w:val="21"/>
  </w:num>
  <w:num w:numId="49" w16cid:durableId="1306011078">
    <w:abstractNumId w:val="32"/>
  </w:num>
  <w:num w:numId="50" w16cid:durableId="134178471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fael Sperandio">
    <w15:presenceInfo w15:providerId="AD" w15:userId="S::rafsperandio@furb.br::fde5feba-8235-4caa-99a1-3b7c503607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proofState w:spelling="clean" w:grammar="clean"/>
  <w:trackRevision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19E1"/>
    <w:rsid w:val="00003972"/>
    <w:rsid w:val="000115DF"/>
    <w:rsid w:val="00011716"/>
    <w:rsid w:val="00011BB4"/>
    <w:rsid w:val="00011C33"/>
    <w:rsid w:val="00012922"/>
    <w:rsid w:val="000153ED"/>
    <w:rsid w:val="00015708"/>
    <w:rsid w:val="0001575C"/>
    <w:rsid w:val="000204E7"/>
    <w:rsid w:val="00021C02"/>
    <w:rsid w:val="00023FA0"/>
    <w:rsid w:val="00024B60"/>
    <w:rsid w:val="00024F20"/>
    <w:rsid w:val="0002602F"/>
    <w:rsid w:val="0002688B"/>
    <w:rsid w:val="000309FE"/>
    <w:rsid w:val="00030E4A"/>
    <w:rsid w:val="00031A27"/>
    <w:rsid w:val="0003584A"/>
    <w:rsid w:val="00035F34"/>
    <w:rsid w:val="00036052"/>
    <w:rsid w:val="00046FBD"/>
    <w:rsid w:val="00051530"/>
    <w:rsid w:val="00051861"/>
    <w:rsid w:val="00053FDD"/>
    <w:rsid w:val="000608E9"/>
    <w:rsid w:val="00062602"/>
    <w:rsid w:val="000632C1"/>
    <w:rsid w:val="000667DF"/>
    <w:rsid w:val="000673CE"/>
    <w:rsid w:val="00067864"/>
    <w:rsid w:val="00075792"/>
    <w:rsid w:val="000758B7"/>
    <w:rsid w:val="000766F0"/>
    <w:rsid w:val="0007781D"/>
    <w:rsid w:val="000779A3"/>
    <w:rsid w:val="00082D77"/>
    <w:rsid w:val="0009229F"/>
    <w:rsid w:val="0009573E"/>
    <w:rsid w:val="000A104C"/>
    <w:rsid w:val="000A125D"/>
    <w:rsid w:val="000A1303"/>
    <w:rsid w:val="000A3A80"/>
    <w:rsid w:val="000A3EAB"/>
    <w:rsid w:val="000A7C35"/>
    <w:rsid w:val="000B1065"/>
    <w:rsid w:val="000B1293"/>
    <w:rsid w:val="000B2318"/>
    <w:rsid w:val="000B376E"/>
    <w:rsid w:val="000B3868"/>
    <w:rsid w:val="000B4EFD"/>
    <w:rsid w:val="000B78CA"/>
    <w:rsid w:val="000C0C9D"/>
    <w:rsid w:val="000C1926"/>
    <w:rsid w:val="000C1A18"/>
    <w:rsid w:val="000C3A21"/>
    <w:rsid w:val="000C6C93"/>
    <w:rsid w:val="000C7E34"/>
    <w:rsid w:val="000D0425"/>
    <w:rsid w:val="000D2196"/>
    <w:rsid w:val="000D262D"/>
    <w:rsid w:val="000D3188"/>
    <w:rsid w:val="000D34FB"/>
    <w:rsid w:val="000D3904"/>
    <w:rsid w:val="000D6A35"/>
    <w:rsid w:val="000D7602"/>
    <w:rsid w:val="000E039E"/>
    <w:rsid w:val="000E142F"/>
    <w:rsid w:val="000E27F9"/>
    <w:rsid w:val="000E2B1E"/>
    <w:rsid w:val="000E311F"/>
    <w:rsid w:val="000E3A68"/>
    <w:rsid w:val="000E5C46"/>
    <w:rsid w:val="000E659F"/>
    <w:rsid w:val="000E6CE0"/>
    <w:rsid w:val="000F0681"/>
    <w:rsid w:val="000F10C7"/>
    <w:rsid w:val="000F148A"/>
    <w:rsid w:val="000F1EDD"/>
    <w:rsid w:val="000F2F2C"/>
    <w:rsid w:val="000F3D9C"/>
    <w:rsid w:val="000F423B"/>
    <w:rsid w:val="000F77E3"/>
    <w:rsid w:val="00100AAB"/>
    <w:rsid w:val="00100FE5"/>
    <w:rsid w:val="00102B38"/>
    <w:rsid w:val="00104A3B"/>
    <w:rsid w:val="00104B5E"/>
    <w:rsid w:val="00104DEE"/>
    <w:rsid w:val="00106B04"/>
    <w:rsid w:val="00107B02"/>
    <w:rsid w:val="00111598"/>
    <w:rsid w:val="00114772"/>
    <w:rsid w:val="001164FE"/>
    <w:rsid w:val="00120B7A"/>
    <w:rsid w:val="00122D14"/>
    <w:rsid w:val="00122EBD"/>
    <w:rsid w:val="00123D5B"/>
    <w:rsid w:val="0012527A"/>
    <w:rsid w:val="00125B8C"/>
    <w:rsid w:val="00125CC0"/>
    <w:rsid w:val="00133208"/>
    <w:rsid w:val="001348DE"/>
    <w:rsid w:val="00134B67"/>
    <w:rsid w:val="001364ED"/>
    <w:rsid w:val="00142E14"/>
    <w:rsid w:val="00143E1C"/>
    <w:rsid w:val="00145228"/>
    <w:rsid w:val="001528ED"/>
    <w:rsid w:val="00154304"/>
    <w:rsid w:val="001554E9"/>
    <w:rsid w:val="001555F5"/>
    <w:rsid w:val="00156665"/>
    <w:rsid w:val="00161E3D"/>
    <w:rsid w:val="00162BF1"/>
    <w:rsid w:val="00162DD0"/>
    <w:rsid w:val="001647EC"/>
    <w:rsid w:val="0016560C"/>
    <w:rsid w:val="0018187D"/>
    <w:rsid w:val="00181CAF"/>
    <w:rsid w:val="0018236B"/>
    <w:rsid w:val="001834BE"/>
    <w:rsid w:val="00186430"/>
    <w:rsid w:val="00186715"/>
    <w:rsid w:val="00187C64"/>
    <w:rsid w:val="0019206D"/>
    <w:rsid w:val="001920AF"/>
    <w:rsid w:val="001939C0"/>
    <w:rsid w:val="001A28DE"/>
    <w:rsid w:val="001A6292"/>
    <w:rsid w:val="001B0E1D"/>
    <w:rsid w:val="001B2F1E"/>
    <w:rsid w:val="001B3A76"/>
    <w:rsid w:val="001B7764"/>
    <w:rsid w:val="001C0D7B"/>
    <w:rsid w:val="001C11D7"/>
    <w:rsid w:val="001C1F87"/>
    <w:rsid w:val="001C5CBB"/>
    <w:rsid w:val="001C6AC2"/>
    <w:rsid w:val="001D0061"/>
    <w:rsid w:val="001F1756"/>
    <w:rsid w:val="001F31D3"/>
    <w:rsid w:val="0020103D"/>
    <w:rsid w:val="00202F3F"/>
    <w:rsid w:val="0020737C"/>
    <w:rsid w:val="002073CD"/>
    <w:rsid w:val="00207E29"/>
    <w:rsid w:val="0021489E"/>
    <w:rsid w:val="0021536F"/>
    <w:rsid w:val="00216F02"/>
    <w:rsid w:val="00217053"/>
    <w:rsid w:val="002176F3"/>
    <w:rsid w:val="00217888"/>
    <w:rsid w:val="002229B0"/>
    <w:rsid w:val="00224680"/>
    <w:rsid w:val="00224BB2"/>
    <w:rsid w:val="0023016C"/>
    <w:rsid w:val="00235240"/>
    <w:rsid w:val="00236131"/>
    <w:rsid w:val="00236277"/>
    <w:rsid w:val="00236487"/>
    <w:rsid w:val="002368FD"/>
    <w:rsid w:val="00237F19"/>
    <w:rsid w:val="002440B0"/>
    <w:rsid w:val="00245FA2"/>
    <w:rsid w:val="00246506"/>
    <w:rsid w:val="00253C8E"/>
    <w:rsid w:val="00254385"/>
    <w:rsid w:val="0025495C"/>
    <w:rsid w:val="00254BA0"/>
    <w:rsid w:val="00256F17"/>
    <w:rsid w:val="00260563"/>
    <w:rsid w:val="00262265"/>
    <w:rsid w:val="00263343"/>
    <w:rsid w:val="002646AE"/>
    <w:rsid w:val="00264A15"/>
    <w:rsid w:val="00267043"/>
    <w:rsid w:val="00271D5F"/>
    <w:rsid w:val="00274D76"/>
    <w:rsid w:val="0028617A"/>
    <w:rsid w:val="00286FFC"/>
    <w:rsid w:val="002879A7"/>
    <w:rsid w:val="00291419"/>
    <w:rsid w:val="00291817"/>
    <w:rsid w:val="0029372D"/>
    <w:rsid w:val="0029608A"/>
    <w:rsid w:val="002A3E33"/>
    <w:rsid w:val="002A423E"/>
    <w:rsid w:val="002B161C"/>
    <w:rsid w:val="002B1CAE"/>
    <w:rsid w:val="002B2D51"/>
    <w:rsid w:val="002B4672"/>
    <w:rsid w:val="002B4718"/>
    <w:rsid w:val="002B4C10"/>
    <w:rsid w:val="002C6F61"/>
    <w:rsid w:val="002C7687"/>
    <w:rsid w:val="002D046F"/>
    <w:rsid w:val="002D05A9"/>
    <w:rsid w:val="002D1DD6"/>
    <w:rsid w:val="002E179E"/>
    <w:rsid w:val="002E5BDE"/>
    <w:rsid w:val="002E6DD1"/>
    <w:rsid w:val="002F027E"/>
    <w:rsid w:val="002F240A"/>
    <w:rsid w:val="002F28EA"/>
    <w:rsid w:val="002F5469"/>
    <w:rsid w:val="002F5C20"/>
    <w:rsid w:val="00302CAB"/>
    <w:rsid w:val="0030526D"/>
    <w:rsid w:val="0030529D"/>
    <w:rsid w:val="00306AC4"/>
    <w:rsid w:val="00312202"/>
    <w:rsid w:val="00312CEA"/>
    <w:rsid w:val="00312E37"/>
    <w:rsid w:val="003154D9"/>
    <w:rsid w:val="00327CB1"/>
    <w:rsid w:val="00335048"/>
    <w:rsid w:val="003354F9"/>
    <w:rsid w:val="00335DEE"/>
    <w:rsid w:val="00340B6D"/>
    <w:rsid w:val="0034274F"/>
    <w:rsid w:val="00344540"/>
    <w:rsid w:val="003466AA"/>
    <w:rsid w:val="0035061B"/>
    <w:rsid w:val="0035171B"/>
    <w:rsid w:val="00353404"/>
    <w:rsid w:val="00354388"/>
    <w:rsid w:val="003568A1"/>
    <w:rsid w:val="00362443"/>
    <w:rsid w:val="00362B8A"/>
    <w:rsid w:val="003654FC"/>
    <w:rsid w:val="00365925"/>
    <w:rsid w:val="0037089C"/>
    <w:rsid w:val="00383087"/>
    <w:rsid w:val="00384FA1"/>
    <w:rsid w:val="00391063"/>
    <w:rsid w:val="00395463"/>
    <w:rsid w:val="00397519"/>
    <w:rsid w:val="00397E00"/>
    <w:rsid w:val="003A2B7D"/>
    <w:rsid w:val="003A4A75"/>
    <w:rsid w:val="003A7325"/>
    <w:rsid w:val="003B647A"/>
    <w:rsid w:val="003C04E0"/>
    <w:rsid w:val="003D0AFF"/>
    <w:rsid w:val="003D0C23"/>
    <w:rsid w:val="003D281C"/>
    <w:rsid w:val="003D53F6"/>
    <w:rsid w:val="003D70F7"/>
    <w:rsid w:val="003E4F19"/>
    <w:rsid w:val="003E56A9"/>
    <w:rsid w:val="003F2BE2"/>
    <w:rsid w:val="003F3EA4"/>
    <w:rsid w:val="003F70A3"/>
    <w:rsid w:val="00402830"/>
    <w:rsid w:val="0040349A"/>
    <w:rsid w:val="0040436D"/>
    <w:rsid w:val="00404FF7"/>
    <w:rsid w:val="004058B6"/>
    <w:rsid w:val="00406452"/>
    <w:rsid w:val="00407022"/>
    <w:rsid w:val="00407E4F"/>
    <w:rsid w:val="00410543"/>
    <w:rsid w:val="004120CD"/>
    <w:rsid w:val="00412A40"/>
    <w:rsid w:val="00412F5F"/>
    <w:rsid w:val="00413796"/>
    <w:rsid w:val="004173CC"/>
    <w:rsid w:val="0042356B"/>
    <w:rsid w:val="004243D2"/>
    <w:rsid w:val="00424610"/>
    <w:rsid w:val="004306DF"/>
    <w:rsid w:val="00430AB9"/>
    <w:rsid w:val="00430E9E"/>
    <w:rsid w:val="0043159A"/>
    <w:rsid w:val="00432B9C"/>
    <w:rsid w:val="00434575"/>
    <w:rsid w:val="00437ED7"/>
    <w:rsid w:val="00442F45"/>
    <w:rsid w:val="00443137"/>
    <w:rsid w:val="00443B1E"/>
    <w:rsid w:val="00445E09"/>
    <w:rsid w:val="00445FCD"/>
    <w:rsid w:val="004478D6"/>
    <w:rsid w:val="004517A4"/>
    <w:rsid w:val="004547DC"/>
    <w:rsid w:val="00455D28"/>
    <w:rsid w:val="00460542"/>
    <w:rsid w:val="00463FFD"/>
    <w:rsid w:val="004673CE"/>
    <w:rsid w:val="00467DB6"/>
    <w:rsid w:val="004733E7"/>
    <w:rsid w:val="004739FA"/>
    <w:rsid w:val="00473C33"/>
    <w:rsid w:val="004760F0"/>
    <w:rsid w:val="00476C78"/>
    <w:rsid w:val="0048144B"/>
    <w:rsid w:val="00482716"/>
    <w:rsid w:val="0048576D"/>
    <w:rsid w:val="004861CE"/>
    <w:rsid w:val="00491039"/>
    <w:rsid w:val="00493FCF"/>
    <w:rsid w:val="0049495C"/>
    <w:rsid w:val="00495598"/>
    <w:rsid w:val="00497EF6"/>
    <w:rsid w:val="004A6663"/>
    <w:rsid w:val="004B0996"/>
    <w:rsid w:val="004B1EAD"/>
    <w:rsid w:val="004B21B4"/>
    <w:rsid w:val="004B6B8F"/>
    <w:rsid w:val="004B7511"/>
    <w:rsid w:val="004C11D7"/>
    <w:rsid w:val="004C57B2"/>
    <w:rsid w:val="004D1E30"/>
    <w:rsid w:val="004D43A6"/>
    <w:rsid w:val="004D7010"/>
    <w:rsid w:val="004D701B"/>
    <w:rsid w:val="004E057C"/>
    <w:rsid w:val="004E2080"/>
    <w:rsid w:val="004E4DA7"/>
    <w:rsid w:val="004E6619"/>
    <w:rsid w:val="004E698D"/>
    <w:rsid w:val="004F274E"/>
    <w:rsid w:val="004F2E8C"/>
    <w:rsid w:val="004F3135"/>
    <w:rsid w:val="004F628A"/>
    <w:rsid w:val="00503373"/>
    <w:rsid w:val="00503D29"/>
    <w:rsid w:val="00506C87"/>
    <w:rsid w:val="00510161"/>
    <w:rsid w:val="00515C87"/>
    <w:rsid w:val="00516075"/>
    <w:rsid w:val="005169C7"/>
    <w:rsid w:val="00516FB1"/>
    <w:rsid w:val="00517007"/>
    <w:rsid w:val="00520403"/>
    <w:rsid w:val="0052095A"/>
    <w:rsid w:val="00522E23"/>
    <w:rsid w:val="00524FB2"/>
    <w:rsid w:val="00527DC6"/>
    <w:rsid w:val="00532BAA"/>
    <w:rsid w:val="00533A3D"/>
    <w:rsid w:val="00534910"/>
    <w:rsid w:val="00536336"/>
    <w:rsid w:val="005404CF"/>
    <w:rsid w:val="00542ED7"/>
    <w:rsid w:val="0054375D"/>
    <w:rsid w:val="00550D4A"/>
    <w:rsid w:val="00551BD4"/>
    <w:rsid w:val="005529DD"/>
    <w:rsid w:val="00553747"/>
    <w:rsid w:val="00554256"/>
    <w:rsid w:val="005615A3"/>
    <w:rsid w:val="00562DB7"/>
    <w:rsid w:val="00563566"/>
    <w:rsid w:val="0056483B"/>
    <w:rsid w:val="00564A29"/>
    <w:rsid w:val="00564FBC"/>
    <w:rsid w:val="005705A9"/>
    <w:rsid w:val="005710B3"/>
    <w:rsid w:val="00572864"/>
    <w:rsid w:val="00572BF8"/>
    <w:rsid w:val="00573A96"/>
    <w:rsid w:val="005765E0"/>
    <w:rsid w:val="00581364"/>
    <w:rsid w:val="00581411"/>
    <w:rsid w:val="005816A3"/>
    <w:rsid w:val="0058307E"/>
    <w:rsid w:val="0058602B"/>
    <w:rsid w:val="0058618A"/>
    <w:rsid w:val="00586282"/>
    <w:rsid w:val="005862B6"/>
    <w:rsid w:val="00594B25"/>
    <w:rsid w:val="005A12BC"/>
    <w:rsid w:val="005A2071"/>
    <w:rsid w:val="005A4067"/>
    <w:rsid w:val="005A4952"/>
    <w:rsid w:val="005A67B2"/>
    <w:rsid w:val="005B0062"/>
    <w:rsid w:val="005B0963"/>
    <w:rsid w:val="005B20A1"/>
    <w:rsid w:val="005B2478"/>
    <w:rsid w:val="005B4B1D"/>
    <w:rsid w:val="005B69E2"/>
    <w:rsid w:val="005B6A00"/>
    <w:rsid w:val="005C1C43"/>
    <w:rsid w:val="005D08DA"/>
    <w:rsid w:val="005D0979"/>
    <w:rsid w:val="005D1D29"/>
    <w:rsid w:val="005D5B88"/>
    <w:rsid w:val="005E1019"/>
    <w:rsid w:val="005E1177"/>
    <w:rsid w:val="005E35F3"/>
    <w:rsid w:val="005E400D"/>
    <w:rsid w:val="005E4D96"/>
    <w:rsid w:val="005E626C"/>
    <w:rsid w:val="005E698D"/>
    <w:rsid w:val="005F09F1"/>
    <w:rsid w:val="005F2235"/>
    <w:rsid w:val="005F3960"/>
    <w:rsid w:val="005F455F"/>
    <w:rsid w:val="005F5A37"/>
    <w:rsid w:val="005F645A"/>
    <w:rsid w:val="006001D9"/>
    <w:rsid w:val="00606F9D"/>
    <w:rsid w:val="006118D1"/>
    <w:rsid w:val="00620605"/>
    <w:rsid w:val="00620D93"/>
    <w:rsid w:val="00623C76"/>
    <w:rsid w:val="0062576D"/>
    <w:rsid w:val="00625788"/>
    <w:rsid w:val="00625B53"/>
    <w:rsid w:val="00627E41"/>
    <w:rsid w:val="0063277E"/>
    <w:rsid w:val="006335E2"/>
    <w:rsid w:val="00636DCD"/>
    <w:rsid w:val="00640DB5"/>
    <w:rsid w:val="006426D5"/>
    <w:rsid w:val="006456AC"/>
    <w:rsid w:val="006466FF"/>
    <w:rsid w:val="00647049"/>
    <w:rsid w:val="0065248F"/>
    <w:rsid w:val="00652851"/>
    <w:rsid w:val="006545E0"/>
    <w:rsid w:val="00656C00"/>
    <w:rsid w:val="00661967"/>
    <w:rsid w:val="006656B5"/>
    <w:rsid w:val="0066664D"/>
    <w:rsid w:val="00671B49"/>
    <w:rsid w:val="006727A4"/>
    <w:rsid w:val="006810BA"/>
    <w:rsid w:val="0068223C"/>
    <w:rsid w:val="00695745"/>
    <w:rsid w:val="006A0A1A"/>
    <w:rsid w:val="006A1CC6"/>
    <w:rsid w:val="006A6460"/>
    <w:rsid w:val="006A7040"/>
    <w:rsid w:val="006A7C29"/>
    <w:rsid w:val="006B104E"/>
    <w:rsid w:val="006B169C"/>
    <w:rsid w:val="006B4F09"/>
    <w:rsid w:val="006B5AEA"/>
    <w:rsid w:val="006B6383"/>
    <w:rsid w:val="006B640D"/>
    <w:rsid w:val="006C4279"/>
    <w:rsid w:val="006C4F0D"/>
    <w:rsid w:val="006C61FA"/>
    <w:rsid w:val="006D0896"/>
    <w:rsid w:val="006D4FBD"/>
    <w:rsid w:val="006D5926"/>
    <w:rsid w:val="006D5E15"/>
    <w:rsid w:val="006E61CB"/>
    <w:rsid w:val="006F019D"/>
    <w:rsid w:val="006F27F1"/>
    <w:rsid w:val="006F64C3"/>
    <w:rsid w:val="00701F65"/>
    <w:rsid w:val="0070391A"/>
    <w:rsid w:val="00703E7B"/>
    <w:rsid w:val="00704704"/>
    <w:rsid w:val="00706486"/>
    <w:rsid w:val="00712890"/>
    <w:rsid w:val="0071616D"/>
    <w:rsid w:val="00721822"/>
    <w:rsid w:val="007232AB"/>
    <w:rsid w:val="00724B68"/>
    <w:rsid w:val="00725368"/>
    <w:rsid w:val="007304F3"/>
    <w:rsid w:val="00733FF9"/>
    <w:rsid w:val="007432D1"/>
    <w:rsid w:val="007444AD"/>
    <w:rsid w:val="0074460A"/>
    <w:rsid w:val="0074500C"/>
    <w:rsid w:val="00745B17"/>
    <w:rsid w:val="007508E1"/>
    <w:rsid w:val="00752825"/>
    <w:rsid w:val="00754823"/>
    <w:rsid w:val="00754E20"/>
    <w:rsid w:val="007554DF"/>
    <w:rsid w:val="0075776D"/>
    <w:rsid w:val="007613FB"/>
    <w:rsid w:val="007630E1"/>
    <w:rsid w:val="00766AE1"/>
    <w:rsid w:val="007722BF"/>
    <w:rsid w:val="00774FCD"/>
    <w:rsid w:val="00775223"/>
    <w:rsid w:val="0078045C"/>
    <w:rsid w:val="00780D0D"/>
    <w:rsid w:val="00784B28"/>
    <w:rsid w:val="007854B3"/>
    <w:rsid w:val="00785D92"/>
    <w:rsid w:val="0078787D"/>
    <w:rsid w:val="00787FA8"/>
    <w:rsid w:val="007915EC"/>
    <w:rsid w:val="0079668B"/>
    <w:rsid w:val="007A0423"/>
    <w:rsid w:val="007A0E92"/>
    <w:rsid w:val="007A2117"/>
    <w:rsid w:val="007A56D7"/>
    <w:rsid w:val="007C0564"/>
    <w:rsid w:val="007C080E"/>
    <w:rsid w:val="007C45C4"/>
    <w:rsid w:val="007D10F2"/>
    <w:rsid w:val="007D385E"/>
    <w:rsid w:val="007D5CD4"/>
    <w:rsid w:val="007D5DC5"/>
    <w:rsid w:val="007D75DF"/>
    <w:rsid w:val="007D7A00"/>
    <w:rsid w:val="007E1948"/>
    <w:rsid w:val="007E20BF"/>
    <w:rsid w:val="007E4163"/>
    <w:rsid w:val="007E67A0"/>
    <w:rsid w:val="007E730D"/>
    <w:rsid w:val="007E7D56"/>
    <w:rsid w:val="007F1C2E"/>
    <w:rsid w:val="007F1E59"/>
    <w:rsid w:val="007F334E"/>
    <w:rsid w:val="007F3CFA"/>
    <w:rsid w:val="007F403E"/>
    <w:rsid w:val="007F6F23"/>
    <w:rsid w:val="008054F2"/>
    <w:rsid w:val="00810CEA"/>
    <w:rsid w:val="00815017"/>
    <w:rsid w:val="00815CDD"/>
    <w:rsid w:val="00815FE5"/>
    <w:rsid w:val="008233E5"/>
    <w:rsid w:val="00826A64"/>
    <w:rsid w:val="00826BF3"/>
    <w:rsid w:val="0083396E"/>
    <w:rsid w:val="00833DE8"/>
    <w:rsid w:val="00833E38"/>
    <w:rsid w:val="00833F47"/>
    <w:rsid w:val="008348C3"/>
    <w:rsid w:val="008365C5"/>
    <w:rsid w:val="008373B4"/>
    <w:rsid w:val="00837623"/>
    <w:rsid w:val="008413D4"/>
    <w:rsid w:val="008427DA"/>
    <w:rsid w:val="00845270"/>
    <w:rsid w:val="00847511"/>
    <w:rsid w:val="00847D37"/>
    <w:rsid w:val="0085058F"/>
    <w:rsid w:val="00850E65"/>
    <w:rsid w:val="00853F00"/>
    <w:rsid w:val="00854CC3"/>
    <w:rsid w:val="00855871"/>
    <w:rsid w:val="00863CFD"/>
    <w:rsid w:val="00864CDD"/>
    <w:rsid w:val="00866EA3"/>
    <w:rsid w:val="00871210"/>
    <w:rsid w:val="0087190C"/>
    <w:rsid w:val="00871A41"/>
    <w:rsid w:val="00876529"/>
    <w:rsid w:val="00877B61"/>
    <w:rsid w:val="00880CF3"/>
    <w:rsid w:val="0088531D"/>
    <w:rsid w:val="00886842"/>
    <w:rsid w:val="008869F9"/>
    <w:rsid w:val="00886D76"/>
    <w:rsid w:val="00887DFC"/>
    <w:rsid w:val="0089493B"/>
    <w:rsid w:val="0089582A"/>
    <w:rsid w:val="008971BC"/>
    <w:rsid w:val="008A086E"/>
    <w:rsid w:val="008A4A26"/>
    <w:rsid w:val="008A59D5"/>
    <w:rsid w:val="008A63AE"/>
    <w:rsid w:val="008B0A07"/>
    <w:rsid w:val="008B0B0D"/>
    <w:rsid w:val="008B170D"/>
    <w:rsid w:val="008B39F2"/>
    <w:rsid w:val="008B5B86"/>
    <w:rsid w:val="008B6116"/>
    <w:rsid w:val="008C0A74"/>
    <w:rsid w:val="008C0D3E"/>
    <w:rsid w:val="008C0FC0"/>
    <w:rsid w:val="008C1495"/>
    <w:rsid w:val="008C228D"/>
    <w:rsid w:val="008C3759"/>
    <w:rsid w:val="008C49A9"/>
    <w:rsid w:val="008C5E2A"/>
    <w:rsid w:val="008C60BE"/>
    <w:rsid w:val="008C7E34"/>
    <w:rsid w:val="008D69C5"/>
    <w:rsid w:val="008D7404"/>
    <w:rsid w:val="008E0BD3"/>
    <w:rsid w:val="008E41CE"/>
    <w:rsid w:val="008E4F9F"/>
    <w:rsid w:val="008F18D3"/>
    <w:rsid w:val="008F2C97"/>
    <w:rsid w:val="008F41C6"/>
    <w:rsid w:val="008F4A87"/>
    <w:rsid w:val="008F70AD"/>
    <w:rsid w:val="009022BF"/>
    <w:rsid w:val="009035A0"/>
    <w:rsid w:val="00903748"/>
    <w:rsid w:val="009054AC"/>
    <w:rsid w:val="00906944"/>
    <w:rsid w:val="00907D47"/>
    <w:rsid w:val="009111AE"/>
    <w:rsid w:val="00911CD9"/>
    <w:rsid w:val="00912B71"/>
    <w:rsid w:val="009133FC"/>
    <w:rsid w:val="0091371A"/>
    <w:rsid w:val="009143BC"/>
    <w:rsid w:val="0092746E"/>
    <w:rsid w:val="009278F6"/>
    <w:rsid w:val="00931632"/>
    <w:rsid w:val="00932C92"/>
    <w:rsid w:val="009349F5"/>
    <w:rsid w:val="009349FC"/>
    <w:rsid w:val="009368E6"/>
    <w:rsid w:val="00937465"/>
    <w:rsid w:val="00940429"/>
    <w:rsid w:val="00945053"/>
    <w:rsid w:val="009454E4"/>
    <w:rsid w:val="009456AA"/>
    <w:rsid w:val="009549BF"/>
    <w:rsid w:val="00954B44"/>
    <w:rsid w:val="009572BE"/>
    <w:rsid w:val="00957B40"/>
    <w:rsid w:val="00957C73"/>
    <w:rsid w:val="009610B0"/>
    <w:rsid w:val="0096683A"/>
    <w:rsid w:val="009702B7"/>
    <w:rsid w:val="0097336A"/>
    <w:rsid w:val="009806B6"/>
    <w:rsid w:val="00982113"/>
    <w:rsid w:val="00984240"/>
    <w:rsid w:val="00984EDE"/>
    <w:rsid w:val="00985AB5"/>
    <w:rsid w:val="00985FAF"/>
    <w:rsid w:val="0098742E"/>
    <w:rsid w:val="009875ED"/>
    <w:rsid w:val="00990243"/>
    <w:rsid w:val="00992625"/>
    <w:rsid w:val="00992B86"/>
    <w:rsid w:val="00995B07"/>
    <w:rsid w:val="00997897"/>
    <w:rsid w:val="009A2619"/>
    <w:rsid w:val="009A2763"/>
    <w:rsid w:val="009A3CBA"/>
    <w:rsid w:val="009A49EF"/>
    <w:rsid w:val="009A4CC2"/>
    <w:rsid w:val="009A5A8C"/>
    <w:rsid w:val="009A7C04"/>
    <w:rsid w:val="009B10D6"/>
    <w:rsid w:val="009B2142"/>
    <w:rsid w:val="009B378C"/>
    <w:rsid w:val="009B44A3"/>
    <w:rsid w:val="009B62F9"/>
    <w:rsid w:val="009B7454"/>
    <w:rsid w:val="009C017A"/>
    <w:rsid w:val="009C4E38"/>
    <w:rsid w:val="009C65DA"/>
    <w:rsid w:val="009C6F70"/>
    <w:rsid w:val="009D5D9A"/>
    <w:rsid w:val="009D65D0"/>
    <w:rsid w:val="009D7E91"/>
    <w:rsid w:val="009E0485"/>
    <w:rsid w:val="009E47C7"/>
    <w:rsid w:val="009E54F4"/>
    <w:rsid w:val="009F0015"/>
    <w:rsid w:val="009F016D"/>
    <w:rsid w:val="009F2BFA"/>
    <w:rsid w:val="009F4D0A"/>
    <w:rsid w:val="009F561C"/>
    <w:rsid w:val="00A021CD"/>
    <w:rsid w:val="00A0375C"/>
    <w:rsid w:val="00A03A3D"/>
    <w:rsid w:val="00A0507C"/>
    <w:rsid w:val="00A0528B"/>
    <w:rsid w:val="00A11D32"/>
    <w:rsid w:val="00A1375E"/>
    <w:rsid w:val="00A13AC0"/>
    <w:rsid w:val="00A13AC3"/>
    <w:rsid w:val="00A15550"/>
    <w:rsid w:val="00A2224B"/>
    <w:rsid w:val="00A235BB"/>
    <w:rsid w:val="00A254F8"/>
    <w:rsid w:val="00A32080"/>
    <w:rsid w:val="00A404C1"/>
    <w:rsid w:val="00A41325"/>
    <w:rsid w:val="00A43ED4"/>
    <w:rsid w:val="00A44CD5"/>
    <w:rsid w:val="00A4525B"/>
    <w:rsid w:val="00A46B48"/>
    <w:rsid w:val="00A50EAF"/>
    <w:rsid w:val="00A541F8"/>
    <w:rsid w:val="00A55B38"/>
    <w:rsid w:val="00A57F77"/>
    <w:rsid w:val="00A602F9"/>
    <w:rsid w:val="00A63995"/>
    <w:rsid w:val="00A650EE"/>
    <w:rsid w:val="00A65A95"/>
    <w:rsid w:val="00A662C8"/>
    <w:rsid w:val="00A6798C"/>
    <w:rsid w:val="00A67B39"/>
    <w:rsid w:val="00A71157"/>
    <w:rsid w:val="00A71C4F"/>
    <w:rsid w:val="00A71DDB"/>
    <w:rsid w:val="00A728BA"/>
    <w:rsid w:val="00A73C5A"/>
    <w:rsid w:val="00A768AF"/>
    <w:rsid w:val="00A7748B"/>
    <w:rsid w:val="00A777A5"/>
    <w:rsid w:val="00A779FB"/>
    <w:rsid w:val="00A804AD"/>
    <w:rsid w:val="00A81264"/>
    <w:rsid w:val="00A81C11"/>
    <w:rsid w:val="00A81E2C"/>
    <w:rsid w:val="00A826AD"/>
    <w:rsid w:val="00A849D4"/>
    <w:rsid w:val="00A86410"/>
    <w:rsid w:val="00A867C2"/>
    <w:rsid w:val="00A92568"/>
    <w:rsid w:val="00A9308D"/>
    <w:rsid w:val="00A966E6"/>
    <w:rsid w:val="00AA1672"/>
    <w:rsid w:val="00AA1728"/>
    <w:rsid w:val="00AA1923"/>
    <w:rsid w:val="00AB0954"/>
    <w:rsid w:val="00AB13E7"/>
    <w:rsid w:val="00AB1648"/>
    <w:rsid w:val="00AB2464"/>
    <w:rsid w:val="00AB2BE3"/>
    <w:rsid w:val="00AB3294"/>
    <w:rsid w:val="00AB504A"/>
    <w:rsid w:val="00AB61C0"/>
    <w:rsid w:val="00AB7834"/>
    <w:rsid w:val="00AC0494"/>
    <w:rsid w:val="00AC2150"/>
    <w:rsid w:val="00AC4B14"/>
    <w:rsid w:val="00AC4D5F"/>
    <w:rsid w:val="00AC6361"/>
    <w:rsid w:val="00AC72F8"/>
    <w:rsid w:val="00AD5E9A"/>
    <w:rsid w:val="00AE040E"/>
    <w:rsid w:val="00AE08DB"/>
    <w:rsid w:val="00AE2729"/>
    <w:rsid w:val="00AE2D46"/>
    <w:rsid w:val="00AE5AE2"/>
    <w:rsid w:val="00AE5DBA"/>
    <w:rsid w:val="00AE7343"/>
    <w:rsid w:val="00AF26D5"/>
    <w:rsid w:val="00AF59EA"/>
    <w:rsid w:val="00AF5C67"/>
    <w:rsid w:val="00B00774"/>
    <w:rsid w:val="00B00A6F"/>
    <w:rsid w:val="00B05B40"/>
    <w:rsid w:val="00B07F89"/>
    <w:rsid w:val="00B1458E"/>
    <w:rsid w:val="00B14C51"/>
    <w:rsid w:val="00B1765D"/>
    <w:rsid w:val="00B23DC8"/>
    <w:rsid w:val="00B24742"/>
    <w:rsid w:val="00B24C81"/>
    <w:rsid w:val="00B3331B"/>
    <w:rsid w:val="00B35211"/>
    <w:rsid w:val="00B40B5A"/>
    <w:rsid w:val="00B4109D"/>
    <w:rsid w:val="00B42795"/>
    <w:rsid w:val="00B44F11"/>
    <w:rsid w:val="00B45881"/>
    <w:rsid w:val="00B47827"/>
    <w:rsid w:val="00B505FB"/>
    <w:rsid w:val="00B5178A"/>
    <w:rsid w:val="00B52496"/>
    <w:rsid w:val="00B62979"/>
    <w:rsid w:val="00B6451A"/>
    <w:rsid w:val="00B64DB9"/>
    <w:rsid w:val="00B6753D"/>
    <w:rsid w:val="00B67AF9"/>
    <w:rsid w:val="00B70056"/>
    <w:rsid w:val="00B719A3"/>
    <w:rsid w:val="00B758FB"/>
    <w:rsid w:val="00B81C17"/>
    <w:rsid w:val="00B823A7"/>
    <w:rsid w:val="00B85699"/>
    <w:rsid w:val="00B86CB3"/>
    <w:rsid w:val="00B87003"/>
    <w:rsid w:val="00B87D11"/>
    <w:rsid w:val="00B90FA5"/>
    <w:rsid w:val="00B91253"/>
    <w:rsid w:val="00B919F1"/>
    <w:rsid w:val="00B93236"/>
    <w:rsid w:val="00B94F95"/>
    <w:rsid w:val="00B95592"/>
    <w:rsid w:val="00B96542"/>
    <w:rsid w:val="00BA0ADA"/>
    <w:rsid w:val="00BA1179"/>
    <w:rsid w:val="00BA1764"/>
    <w:rsid w:val="00BA1F0F"/>
    <w:rsid w:val="00BA458A"/>
    <w:rsid w:val="00BA54F0"/>
    <w:rsid w:val="00BB3651"/>
    <w:rsid w:val="00BB468D"/>
    <w:rsid w:val="00BB7FF2"/>
    <w:rsid w:val="00BC0B0A"/>
    <w:rsid w:val="00BC0E8D"/>
    <w:rsid w:val="00BC4C3A"/>
    <w:rsid w:val="00BC511F"/>
    <w:rsid w:val="00BC7163"/>
    <w:rsid w:val="00BD1A32"/>
    <w:rsid w:val="00BD1E19"/>
    <w:rsid w:val="00BD255A"/>
    <w:rsid w:val="00BD3968"/>
    <w:rsid w:val="00BD49C5"/>
    <w:rsid w:val="00BE287F"/>
    <w:rsid w:val="00BE34EB"/>
    <w:rsid w:val="00BE6551"/>
    <w:rsid w:val="00BE7BAD"/>
    <w:rsid w:val="00BE7CEE"/>
    <w:rsid w:val="00BF093B"/>
    <w:rsid w:val="00BF5381"/>
    <w:rsid w:val="00C00DC8"/>
    <w:rsid w:val="00C049F0"/>
    <w:rsid w:val="00C0531E"/>
    <w:rsid w:val="00C06B2A"/>
    <w:rsid w:val="00C078C0"/>
    <w:rsid w:val="00C130B4"/>
    <w:rsid w:val="00C21123"/>
    <w:rsid w:val="00C211BE"/>
    <w:rsid w:val="00C21514"/>
    <w:rsid w:val="00C21895"/>
    <w:rsid w:val="00C23DA8"/>
    <w:rsid w:val="00C23F8A"/>
    <w:rsid w:val="00C240AB"/>
    <w:rsid w:val="00C24A7E"/>
    <w:rsid w:val="00C25D05"/>
    <w:rsid w:val="00C26849"/>
    <w:rsid w:val="00C4244F"/>
    <w:rsid w:val="00C4260F"/>
    <w:rsid w:val="00C45104"/>
    <w:rsid w:val="00C539BC"/>
    <w:rsid w:val="00C573E8"/>
    <w:rsid w:val="00C632ED"/>
    <w:rsid w:val="00C64BD3"/>
    <w:rsid w:val="00C66150"/>
    <w:rsid w:val="00C66850"/>
    <w:rsid w:val="00C70EF5"/>
    <w:rsid w:val="00C728A1"/>
    <w:rsid w:val="00C756C5"/>
    <w:rsid w:val="00C77CD5"/>
    <w:rsid w:val="00C82CAE"/>
    <w:rsid w:val="00C82CEA"/>
    <w:rsid w:val="00C83716"/>
    <w:rsid w:val="00C87D50"/>
    <w:rsid w:val="00C92D02"/>
    <w:rsid w:val="00C930A8"/>
    <w:rsid w:val="00CA2C93"/>
    <w:rsid w:val="00CA3B74"/>
    <w:rsid w:val="00CA4B17"/>
    <w:rsid w:val="00CA5A08"/>
    <w:rsid w:val="00CA6CB8"/>
    <w:rsid w:val="00CA6CDB"/>
    <w:rsid w:val="00CB03E0"/>
    <w:rsid w:val="00CB0CCD"/>
    <w:rsid w:val="00CB5743"/>
    <w:rsid w:val="00CB582E"/>
    <w:rsid w:val="00CC0E2F"/>
    <w:rsid w:val="00CC3272"/>
    <w:rsid w:val="00CC3524"/>
    <w:rsid w:val="00CC3B4F"/>
    <w:rsid w:val="00CC7608"/>
    <w:rsid w:val="00CD040E"/>
    <w:rsid w:val="00CD0C4C"/>
    <w:rsid w:val="00CD27BE"/>
    <w:rsid w:val="00CD37A5"/>
    <w:rsid w:val="00CD40AC"/>
    <w:rsid w:val="00CD6F0F"/>
    <w:rsid w:val="00CD7E6E"/>
    <w:rsid w:val="00CD7F01"/>
    <w:rsid w:val="00CE0762"/>
    <w:rsid w:val="00CE0BB7"/>
    <w:rsid w:val="00CE3B00"/>
    <w:rsid w:val="00CE3E9A"/>
    <w:rsid w:val="00CE40C5"/>
    <w:rsid w:val="00CE4457"/>
    <w:rsid w:val="00CE5187"/>
    <w:rsid w:val="00CF00B0"/>
    <w:rsid w:val="00CF1096"/>
    <w:rsid w:val="00CF2B65"/>
    <w:rsid w:val="00CF5E40"/>
    <w:rsid w:val="00CF6E39"/>
    <w:rsid w:val="00CF70C6"/>
    <w:rsid w:val="00CF72DA"/>
    <w:rsid w:val="00D00D62"/>
    <w:rsid w:val="00D02DEA"/>
    <w:rsid w:val="00D115FA"/>
    <w:rsid w:val="00D12023"/>
    <w:rsid w:val="00D14A9E"/>
    <w:rsid w:val="00D159B2"/>
    <w:rsid w:val="00D15B4E"/>
    <w:rsid w:val="00D16F5E"/>
    <w:rsid w:val="00D17378"/>
    <w:rsid w:val="00D177E7"/>
    <w:rsid w:val="00D178FD"/>
    <w:rsid w:val="00D20727"/>
    <w:rsid w:val="00D2079F"/>
    <w:rsid w:val="00D25073"/>
    <w:rsid w:val="00D30D57"/>
    <w:rsid w:val="00D31125"/>
    <w:rsid w:val="00D344FF"/>
    <w:rsid w:val="00D369E8"/>
    <w:rsid w:val="00D41FF3"/>
    <w:rsid w:val="00D425A9"/>
    <w:rsid w:val="00D42667"/>
    <w:rsid w:val="00D443D2"/>
    <w:rsid w:val="00D447EF"/>
    <w:rsid w:val="00D505E2"/>
    <w:rsid w:val="00D536DD"/>
    <w:rsid w:val="00D54A6C"/>
    <w:rsid w:val="00D5523A"/>
    <w:rsid w:val="00D62CCB"/>
    <w:rsid w:val="00D62D6F"/>
    <w:rsid w:val="00D63A96"/>
    <w:rsid w:val="00D660BD"/>
    <w:rsid w:val="00D66C69"/>
    <w:rsid w:val="00D67A88"/>
    <w:rsid w:val="00D7302C"/>
    <w:rsid w:val="00D7463D"/>
    <w:rsid w:val="00D804E0"/>
    <w:rsid w:val="00D80F5A"/>
    <w:rsid w:val="00D84E4A"/>
    <w:rsid w:val="00D914BD"/>
    <w:rsid w:val="00DA06C6"/>
    <w:rsid w:val="00DA4540"/>
    <w:rsid w:val="00DA5252"/>
    <w:rsid w:val="00DA587E"/>
    <w:rsid w:val="00DB1F62"/>
    <w:rsid w:val="00DB2A94"/>
    <w:rsid w:val="00DB3052"/>
    <w:rsid w:val="00DC07E7"/>
    <w:rsid w:val="00DC1ADF"/>
    <w:rsid w:val="00DC2D17"/>
    <w:rsid w:val="00DD442E"/>
    <w:rsid w:val="00DE1E37"/>
    <w:rsid w:val="00DE23BF"/>
    <w:rsid w:val="00DE28F3"/>
    <w:rsid w:val="00DE2AEF"/>
    <w:rsid w:val="00DE2B48"/>
    <w:rsid w:val="00DE3981"/>
    <w:rsid w:val="00DE40DD"/>
    <w:rsid w:val="00DE6871"/>
    <w:rsid w:val="00DE7755"/>
    <w:rsid w:val="00DE7B9A"/>
    <w:rsid w:val="00DF0058"/>
    <w:rsid w:val="00DF059A"/>
    <w:rsid w:val="00DF060A"/>
    <w:rsid w:val="00DF110C"/>
    <w:rsid w:val="00DF29DA"/>
    <w:rsid w:val="00DF6B61"/>
    <w:rsid w:val="00DF6D19"/>
    <w:rsid w:val="00DF70F5"/>
    <w:rsid w:val="00DF7EFC"/>
    <w:rsid w:val="00E0227A"/>
    <w:rsid w:val="00E10DA5"/>
    <w:rsid w:val="00E10EB6"/>
    <w:rsid w:val="00E12716"/>
    <w:rsid w:val="00E12996"/>
    <w:rsid w:val="00E15133"/>
    <w:rsid w:val="00E2252C"/>
    <w:rsid w:val="00E23D20"/>
    <w:rsid w:val="00E270C0"/>
    <w:rsid w:val="00E27CD4"/>
    <w:rsid w:val="00E324D5"/>
    <w:rsid w:val="00E36D82"/>
    <w:rsid w:val="00E36EE8"/>
    <w:rsid w:val="00E460B9"/>
    <w:rsid w:val="00E476A7"/>
    <w:rsid w:val="00E50D07"/>
    <w:rsid w:val="00E55836"/>
    <w:rsid w:val="00E55E9E"/>
    <w:rsid w:val="00E60064"/>
    <w:rsid w:val="00E6185C"/>
    <w:rsid w:val="00E625D2"/>
    <w:rsid w:val="00E63369"/>
    <w:rsid w:val="00E67121"/>
    <w:rsid w:val="00E7198D"/>
    <w:rsid w:val="00E735AF"/>
    <w:rsid w:val="00E74CA6"/>
    <w:rsid w:val="00E75E3D"/>
    <w:rsid w:val="00E832FE"/>
    <w:rsid w:val="00E83948"/>
    <w:rsid w:val="00E83DFE"/>
    <w:rsid w:val="00E83F94"/>
    <w:rsid w:val="00E86A3F"/>
    <w:rsid w:val="00E87491"/>
    <w:rsid w:val="00E87A2C"/>
    <w:rsid w:val="00E90325"/>
    <w:rsid w:val="00E932C2"/>
    <w:rsid w:val="00E969B0"/>
    <w:rsid w:val="00E9731C"/>
    <w:rsid w:val="00EA14AC"/>
    <w:rsid w:val="00EA1C8B"/>
    <w:rsid w:val="00EA4E4C"/>
    <w:rsid w:val="00EA5DA5"/>
    <w:rsid w:val="00EA5E06"/>
    <w:rsid w:val="00EB341A"/>
    <w:rsid w:val="00EB6C80"/>
    <w:rsid w:val="00EC0184"/>
    <w:rsid w:val="00EC062D"/>
    <w:rsid w:val="00EC16CD"/>
    <w:rsid w:val="00EC1EF3"/>
    <w:rsid w:val="00EC3DB3"/>
    <w:rsid w:val="00EC5071"/>
    <w:rsid w:val="00EC6962"/>
    <w:rsid w:val="00ED3E1F"/>
    <w:rsid w:val="00ED4D34"/>
    <w:rsid w:val="00EE07B6"/>
    <w:rsid w:val="00EE29D1"/>
    <w:rsid w:val="00EE3274"/>
    <w:rsid w:val="00EE417B"/>
    <w:rsid w:val="00EE53F2"/>
    <w:rsid w:val="00EE7E3E"/>
    <w:rsid w:val="00EF519A"/>
    <w:rsid w:val="00EF5C0B"/>
    <w:rsid w:val="00EF63AB"/>
    <w:rsid w:val="00F017AF"/>
    <w:rsid w:val="00F03D06"/>
    <w:rsid w:val="00F041C4"/>
    <w:rsid w:val="00F138A3"/>
    <w:rsid w:val="00F1598C"/>
    <w:rsid w:val="00F202E2"/>
    <w:rsid w:val="00F20BC6"/>
    <w:rsid w:val="00F21E5A"/>
    <w:rsid w:val="00F255FC"/>
    <w:rsid w:val="00F259B0"/>
    <w:rsid w:val="00F26A20"/>
    <w:rsid w:val="00F276C9"/>
    <w:rsid w:val="00F362DD"/>
    <w:rsid w:val="00F36C43"/>
    <w:rsid w:val="00F37C62"/>
    <w:rsid w:val="00F40690"/>
    <w:rsid w:val="00F43B8F"/>
    <w:rsid w:val="00F46255"/>
    <w:rsid w:val="00F47ADD"/>
    <w:rsid w:val="00F51785"/>
    <w:rsid w:val="00F51E3B"/>
    <w:rsid w:val="00F530D7"/>
    <w:rsid w:val="00F541E6"/>
    <w:rsid w:val="00F55BC8"/>
    <w:rsid w:val="00F55C33"/>
    <w:rsid w:val="00F56B0D"/>
    <w:rsid w:val="00F56D1E"/>
    <w:rsid w:val="00F640BF"/>
    <w:rsid w:val="00F64778"/>
    <w:rsid w:val="00F657FD"/>
    <w:rsid w:val="00F705E2"/>
    <w:rsid w:val="00F70754"/>
    <w:rsid w:val="00F73AFA"/>
    <w:rsid w:val="00F74086"/>
    <w:rsid w:val="00F81F72"/>
    <w:rsid w:val="00F85DEE"/>
    <w:rsid w:val="00F879A1"/>
    <w:rsid w:val="00F87DBF"/>
    <w:rsid w:val="00F92FC4"/>
    <w:rsid w:val="00F94778"/>
    <w:rsid w:val="00F96EE3"/>
    <w:rsid w:val="00F978D5"/>
    <w:rsid w:val="00F9793C"/>
    <w:rsid w:val="00F97E10"/>
    <w:rsid w:val="00FA0C14"/>
    <w:rsid w:val="00FA302D"/>
    <w:rsid w:val="00FA6625"/>
    <w:rsid w:val="00FB3BA6"/>
    <w:rsid w:val="00FB4292"/>
    <w:rsid w:val="00FB4715"/>
    <w:rsid w:val="00FB4B02"/>
    <w:rsid w:val="00FB4F02"/>
    <w:rsid w:val="00FB5492"/>
    <w:rsid w:val="00FB619E"/>
    <w:rsid w:val="00FB63D5"/>
    <w:rsid w:val="00FC0322"/>
    <w:rsid w:val="00FC2D40"/>
    <w:rsid w:val="00FC3600"/>
    <w:rsid w:val="00FC4921"/>
    <w:rsid w:val="00FC565B"/>
    <w:rsid w:val="00FC7445"/>
    <w:rsid w:val="00FD39AA"/>
    <w:rsid w:val="00FD3DFC"/>
    <w:rsid w:val="00FD419D"/>
    <w:rsid w:val="00FD49B7"/>
    <w:rsid w:val="00FD6E73"/>
    <w:rsid w:val="00FD7BF7"/>
    <w:rsid w:val="00FE006E"/>
    <w:rsid w:val="00FE0CFD"/>
    <w:rsid w:val="00FE129B"/>
    <w:rsid w:val="00FE42FC"/>
    <w:rsid w:val="00FE54D4"/>
    <w:rsid w:val="00FE55DB"/>
    <w:rsid w:val="00FF0DF1"/>
    <w:rsid w:val="00FF1E44"/>
    <w:rsid w:val="00FF2AC2"/>
    <w:rsid w:val="00FF6D20"/>
    <w:rsid w:val="00FF7C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903748"/>
    <w:pPr>
      <w:keepLines w:val="0"/>
      <w:numPr>
        <w:numId w:val="1"/>
      </w:numPr>
      <w:tabs>
        <w:tab w:val="left" w:pos="720"/>
      </w:tabs>
      <w:spacing w:before="240"/>
      <w:outlineLvl w:val="0"/>
    </w:pPr>
    <w:rPr>
      <w:bCs/>
      <w:caps/>
      <w:kern w:val="28"/>
      <w:sz w:val="20"/>
      <w:szCs w:val="20"/>
    </w:rPr>
  </w:style>
  <w:style w:type="paragraph" w:styleId="Ttulo2">
    <w:name w:val="heading 2"/>
    <w:aliases w:val="TF-TÍTULO 2"/>
    <w:next w:val="TF-TEXTO"/>
    <w:autoRedefine/>
    <w:qFormat/>
    <w:rsid w:val="00AB329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link w:val="TF-ALNEAChar"/>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F-ALNEAChar">
    <w:name w:val="TF-ALÍNEA Char"/>
    <w:basedOn w:val="Fontepargpadro"/>
    <w:link w:val="TF-ALNEA"/>
    <w:rsid w:val="00D66C69"/>
  </w:style>
  <w:style w:type="paragraph" w:styleId="Citao">
    <w:name w:val="Quote"/>
    <w:basedOn w:val="Normal"/>
    <w:next w:val="Normal"/>
    <w:link w:val="CitaoChar"/>
    <w:uiPriority w:val="29"/>
    <w:qFormat/>
    <w:rsid w:val="0007781D"/>
    <w:pPr>
      <w:spacing w:before="200" w:after="160"/>
      <w:ind w:left="864" w:right="864"/>
      <w:jc w:val="center"/>
    </w:pPr>
    <w:rPr>
      <w:i/>
      <w:iCs/>
      <w:color w:val="404040"/>
    </w:rPr>
  </w:style>
  <w:style w:type="character" w:customStyle="1" w:styleId="CitaoChar">
    <w:name w:val="Citação Char"/>
    <w:basedOn w:val="Fontepargpadro"/>
    <w:link w:val="Citao"/>
    <w:uiPriority w:val="29"/>
    <w:rsid w:val="0007781D"/>
    <w:rPr>
      <w:i/>
      <w:iCs/>
      <w:color w:val="404040"/>
      <w:sz w:val="24"/>
      <w:szCs w:val="24"/>
    </w:rPr>
  </w:style>
  <w:style w:type="character" w:customStyle="1" w:styleId="TF-COURIER10">
    <w:name w:val="TF-COURIER10"/>
    <w:qFormat/>
    <w:rsid w:val="00051861"/>
    <w:rPr>
      <w:rFonts w:ascii="Courier New" w:hAnsi="Courier New"/>
      <w:sz w:val="20"/>
    </w:rPr>
  </w:style>
  <w:style w:type="paragraph" w:customStyle="1" w:styleId="TF-TEXTOQUADRO">
    <w:name w:val="TF-TEXTO QUADRO"/>
    <w:rsid w:val="004733E7"/>
    <w:pPr>
      <w:keepNext/>
      <w:keepLines/>
    </w:pPr>
  </w:style>
  <w:style w:type="paragraph" w:customStyle="1" w:styleId="TF-AUTOR">
    <w:name w:val="TF-AUTOR"/>
    <w:basedOn w:val="Normal"/>
    <w:rsid w:val="00A15550"/>
    <w:pPr>
      <w:spacing w:before="120"/>
      <w:jc w:val="center"/>
    </w:pPr>
    <w:rPr>
      <w:color w:val="000000"/>
      <w:sz w:val="20"/>
      <w:szCs w:val="20"/>
    </w:rPr>
  </w:style>
  <w:style w:type="paragraph" w:styleId="PargrafodaLista">
    <w:name w:val="List Paragraph"/>
    <w:basedOn w:val="Normal"/>
    <w:uiPriority w:val="34"/>
    <w:qFormat/>
    <w:rsid w:val="00B64DB9"/>
    <w:pPr>
      <w:ind w:left="720"/>
      <w:contextualSpacing/>
    </w:pPr>
  </w:style>
  <w:style w:type="paragraph" w:customStyle="1" w:styleId="TF-refernciasbibliogrficasTTULO">
    <w:name w:val="TF-referências bibliográficas TÍTULO"/>
    <w:basedOn w:val="Normal"/>
    <w:next w:val="TF-refernciasITEM0"/>
    <w:rsid w:val="00FD7BF7"/>
    <w:pPr>
      <w:keepLines w:val="0"/>
      <w:spacing w:before="120"/>
      <w:jc w:val="center"/>
    </w:pPr>
    <w:rPr>
      <w:b/>
      <w:caps/>
      <w:sz w:val="20"/>
      <w:szCs w:val="20"/>
    </w:rPr>
  </w:style>
  <w:style w:type="paragraph" w:customStyle="1" w:styleId="TF-refernciasITEM0">
    <w:name w:val="TF-referências ITEM"/>
    <w:rsid w:val="00FD7BF7"/>
    <w:pPr>
      <w:keepLines/>
      <w:spacing w:after="120"/>
    </w:pPr>
  </w:style>
  <w:style w:type="paragraph" w:customStyle="1" w:styleId="Default">
    <w:name w:val="Default"/>
    <w:rsid w:val="00FD7BF7"/>
    <w:pPr>
      <w:autoSpaceDE w:val="0"/>
      <w:autoSpaceDN w:val="0"/>
      <w:adjustRightInd w:val="0"/>
    </w:pPr>
    <w:rPr>
      <w:rFonts w:ascii="Arial" w:eastAsia="Calibri" w:hAnsi="Arial" w:cs="Arial"/>
      <w:color w:val="000000"/>
      <w:sz w:val="24"/>
      <w:szCs w:val="24"/>
      <w:lang w:eastAsia="en-US"/>
    </w:rPr>
  </w:style>
  <w:style w:type="character" w:styleId="MenoPendente">
    <w:name w:val="Unresolved Mention"/>
    <w:basedOn w:val="Fontepargpadro"/>
    <w:uiPriority w:val="99"/>
    <w:semiHidden/>
    <w:unhideWhenUsed/>
    <w:rsid w:val="00254BA0"/>
    <w:rPr>
      <w:color w:val="605E5C"/>
      <w:shd w:val="clear" w:color="auto" w:fill="E1DFDD"/>
    </w:rPr>
  </w:style>
  <w:style w:type="character" w:styleId="Forte">
    <w:name w:val="Strong"/>
    <w:basedOn w:val="Fontepargpadro"/>
    <w:uiPriority w:val="22"/>
    <w:qFormat/>
    <w:rsid w:val="00254BA0"/>
    <w:rPr>
      <w:b/>
      <w:bCs/>
    </w:rPr>
  </w:style>
  <w:style w:type="character" w:styleId="HiperlinkVisitado">
    <w:name w:val="FollowedHyperlink"/>
    <w:basedOn w:val="Fontepargpadro"/>
    <w:uiPriority w:val="99"/>
    <w:semiHidden/>
    <w:unhideWhenUsed/>
    <w:rsid w:val="0035061B"/>
    <w:rPr>
      <w:color w:val="954F72" w:themeColor="followedHyperlink"/>
      <w:u w:val="single"/>
    </w:rPr>
  </w:style>
  <w:style w:type="paragraph" w:customStyle="1" w:styleId="TF-TTULO">
    <w:name w:val="TF-TÍTULO"/>
    <w:next w:val="Normal"/>
    <w:rsid w:val="00CF5E40"/>
    <w:pPr>
      <w:spacing w:after="120"/>
      <w:jc w:val="center"/>
    </w:pPr>
    <w:rPr>
      <w:b/>
      <w:caps/>
      <w:sz w:val="24"/>
    </w:rPr>
  </w:style>
  <w:style w:type="paragraph" w:styleId="Reviso">
    <w:name w:val="Revision"/>
    <w:hidden/>
    <w:uiPriority w:val="99"/>
    <w:semiHidden/>
    <w:rsid w:val="00C23DA8"/>
    <w:rPr>
      <w:sz w:val="24"/>
      <w:szCs w:val="24"/>
    </w:rPr>
  </w:style>
  <w:style w:type="character" w:styleId="Refdecomentrio">
    <w:name w:val="annotation reference"/>
    <w:basedOn w:val="Fontepargpadro"/>
    <w:uiPriority w:val="99"/>
    <w:semiHidden/>
    <w:unhideWhenUsed/>
    <w:rsid w:val="001348DE"/>
    <w:rPr>
      <w:sz w:val="16"/>
      <w:szCs w:val="16"/>
    </w:rPr>
  </w:style>
  <w:style w:type="paragraph" w:styleId="Textodecomentrio">
    <w:name w:val="annotation text"/>
    <w:basedOn w:val="Normal"/>
    <w:link w:val="TextodecomentrioChar"/>
    <w:uiPriority w:val="99"/>
    <w:unhideWhenUsed/>
    <w:rsid w:val="001348DE"/>
    <w:rPr>
      <w:sz w:val="20"/>
      <w:szCs w:val="20"/>
    </w:rPr>
  </w:style>
  <w:style w:type="character" w:customStyle="1" w:styleId="TextodecomentrioChar">
    <w:name w:val="Texto de comentário Char"/>
    <w:basedOn w:val="Fontepargpadro"/>
    <w:link w:val="Textodecomentrio"/>
    <w:uiPriority w:val="99"/>
    <w:rsid w:val="001348DE"/>
  </w:style>
  <w:style w:type="paragraph" w:styleId="Assuntodocomentrio">
    <w:name w:val="annotation subject"/>
    <w:basedOn w:val="Textodecomentrio"/>
    <w:next w:val="Textodecomentrio"/>
    <w:link w:val="AssuntodocomentrioChar"/>
    <w:uiPriority w:val="99"/>
    <w:semiHidden/>
    <w:unhideWhenUsed/>
    <w:rsid w:val="001348DE"/>
    <w:rPr>
      <w:b/>
      <w:bCs/>
    </w:rPr>
  </w:style>
  <w:style w:type="character" w:customStyle="1" w:styleId="AssuntodocomentrioChar">
    <w:name w:val="Assunto do comentário Char"/>
    <w:basedOn w:val="TextodecomentrioChar"/>
    <w:link w:val="Assuntodocomentrio"/>
    <w:uiPriority w:val="99"/>
    <w:semiHidden/>
    <w:rsid w:val="001348DE"/>
    <w:rPr>
      <w:b/>
      <w:bCs/>
    </w:rPr>
  </w:style>
  <w:style w:type="character" w:customStyle="1" w:styleId="cf01">
    <w:name w:val="cf01"/>
    <w:basedOn w:val="Fontepargpadro"/>
    <w:rsid w:val="00FF6D2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7637">
      <w:bodyDiv w:val="1"/>
      <w:marLeft w:val="0"/>
      <w:marRight w:val="0"/>
      <w:marTop w:val="0"/>
      <w:marBottom w:val="0"/>
      <w:divBdr>
        <w:top w:val="none" w:sz="0" w:space="0" w:color="auto"/>
        <w:left w:val="none" w:sz="0" w:space="0" w:color="auto"/>
        <w:bottom w:val="none" w:sz="0" w:space="0" w:color="auto"/>
        <w:right w:val="none" w:sz="0" w:space="0" w:color="auto"/>
      </w:divBdr>
    </w:div>
    <w:div w:id="88476544">
      <w:bodyDiv w:val="1"/>
      <w:marLeft w:val="0"/>
      <w:marRight w:val="0"/>
      <w:marTop w:val="0"/>
      <w:marBottom w:val="0"/>
      <w:divBdr>
        <w:top w:val="none" w:sz="0" w:space="0" w:color="auto"/>
        <w:left w:val="none" w:sz="0" w:space="0" w:color="auto"/>
        <w:bottom w:val="none" w:sz="0" w:space="0" w:color="auto"/>
        <w:right w:val="none" w:sz="0" w:space="0" w:color="auto"/>
      </w:divBdr>
    </w:div>
    <w:div w:id="191964034">
      <w:bodyDiv w:val="1"/>
      <w:marLeft w:val="0"/>
      <w:marRight w:val="0"/>
      <w:marTop w:val="0"/>
      <w:marBottom w:val="0"/>
      <w:divBdr>
        <w:top w:val="none" w:sz="0" w:space="0" w:color="auto"/>
        <w:left w:val="none" w:sz="0" w:space="0" w:color="auto"/>
        <w:bottom w:val="none" w:sz="0" w:space="0" w:color="auto"/>
        <w:right w:val="none" w:sz="0" w:space="0" w:color="auto"/>
      </w:divBdr>
    </w:div>
    <w:div w:id="222107025">
      <w:bodyDiv w:val="1"/>
      <w:marLeft w:val="0"/>
      <w:marRight w:val="0"/>
      <w:marTop w:val="0"/>
      <w:marBottom w:val="0"/>
      <w:divBdr>
        <w:top w:val="none" w:sz="0" w:space="0" w:color="auto"/>
        <w:left w:val="none" w:sz="0" w:space="0" w:color="auto"/>
        <w:bottom w:val="none" w:sz="0" w:space="0" w:color="auto"/>
        <w:right w:val="none" w:sz="0" w:space="0" w:color="auto"/>
      </w:divBdr>
      <w:divsChild>
        <w:div w:id="1381585986">
          <w:marLeft w:val="0"/>
          <w:marRight w:val="0"/>
          <w:marTop w:val="0"/>
          <w:marBottom w:val="0"/>
          <w:divBdr>
            <w:top w:val="none" w:sz="0" w:space="0" w:color="auto"/>
            <w:left w:val="none" w:sz="0" w:space="0" w:color="auto"/>
            <w:bottom w:val="none" w:sz="0" w:space="0" w:color="auto"/>
            <w:right w:val="none" w:sz="0" w:space="0" w:color="auto"/>
          </w:divBdr>
          <w:divsChild>
            <w:div w:id="11172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61403">
      <w:bodyDiv w:val="1"/>
      <w:marLeft w:val="0"/>
      <w:marRight w:val="0"/>
      <w:marTop w:val="0"/>
      <w:marBottom w:val="0"/>
      <w:divBdr>
        <w:top w:val="none" w:sz="0" w:space="0" w:color="auto"/>
        <w:left w:val="none" w:sz="0" w:space="0" w:color="auto"/>
        <w:bottom w:val="none" w:sz="0" w:space="0" w:color="auto"/>
        <w:right w:val="none" w:sz="0" w:space="0" w:color="auto"/>
      </w:divBdr>
      <w:divsChild>
        <w:div w:id="2017078469">
          <w:marLeft w:val="0"/>
          <w:marRight w:val="0"/>
          <w:marTop w:val="0"/>
          <w:marBottom w:val="0"/>
          <w:divBdr>
            <w:top w:val="none" w:sz="0" w:space="0" w:color="auto"/>
            <w:left w:val="none" w:sz="0" w:space="0" w:color="auto"/>
            <w:bottom w:val="none" w:sz="0" w:space="0" w:color="auto"/>
            <w:right w:val="none" w:sz="0" w:space="0" w:color="auto"/>
          </w:divBdr>
          <w:divsChild>
            <w:div w:id="3932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40162">
      <w:bodyDiv w:val="1"/>
      <w:marLeft w:val="0"/>
      <w:marRight w:val="0"/>
      <w:marTop w:val="0"/>
      <w:marBottom w:val="0"/>
      <w:divBdr>
        <w:top w:val="none" w:sz="0" w:space="0" w:color="auto"/>
        <w:left w:val="none" w:sz="0" w:space="0" w:color="auto"/>
        <w:bottom w:val="none" w:sz="0" w:space="0" w:color="auto"/>
        <w:right w:val="none" w:sz="0" w:space="0" w:color="auto"/>
      </w:divBdr>
      <w:divsChild>
        <w:div w:id="319425564">
          <w:marLeft w:val="0"/>
          <w:marRight w:val="0"/>
          <w:marTop w:val="0"/>
          <w:marBottom w:val="0"/>
          <w:divBdr>
            <w:top w:val="none" w:sz="0" w:space="0" w:color="auto"/>
            <w:left w:val="none" w:sz="0" w:space="0" w:color="auto"/>
            <w:bottom w:val="none" w:sz="0" w:space="0" w:color="auto"/>
            <w:right w:val="none" w:sz="0" w:space="0" w:color="auto"/>
          </w:divBdr>
          <w:divsChild>
            <w:div w:id="18701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2482">
      <w:bodyDiv w:val="1"/>
      <w:marLeft w:val="0"/>
      <w:marRight w:val="0"/>
      <w:marTop w:val="0"/>
      <w:marBottom w:val="0"/>
      <w:divBdr>
        <w:top w:val="none" w:sz="0" w:space="0" w:color="auto"/>
        <w:left w:val="none" w:sz="0" w:space="0" w:color="auto"/>
        <w:bottom w:val="none" w:sz="0" w:space="0" w:color="auto"/>
        <w:right w:val="none" w:sz="0" w:space="0" w:color="auto"/>
      </w:divBdr>
      <w:divsChild>
        <w:div w:id="1237859309">
          <w:marLeft w:val="0"/>
          <w:marRight w:val="0"/>
          <w:marTop w:val="0"/>
          <w:marBottom w:val="0"/>
          <w:divBdr>
            <w:top w:val="none" w:sz="0" w:space="0" w:color="auto"/>
            <w:left w:val="none" w:sz="0" w:space="0" w:color="auto"/>
            <w:bottom w:val="none" w:sz="0" w:space="0" w:color="auto"/>
            <w:right w:val="none" w:sz="0" w:space="0" w:color="auto"/>
          </w:divBdr>
          <w:divsChild>
            <w:div w:id="174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085">
      <w:bodyDiv w:val="1"/>
      <w:marLeft w:val="0"/>
      <w:marRight w:val="0"/>
      <w:marTop w:val="0"/>
      <w:marBottom w:val="0"/>
      <w:divBdr>
        <w:top w:val="none" w:sz="0" w:space="0" w:color="auto"/>
        <w:left w:val="none" w:sz="0" w:space="0" w:color="auto"/>
        <w:bottom w:val="none" w:sz="0" w:space="0" w:color="auto"/>
        <w:right w:val="none" w:sz="0" w:space="0" w:color="auto"/>
      </w:divBdr>
    </w:div>
    <w:div w:id="381903848">
      <w:bodyDiv w:val="1"/>
      <w:marLeft w:val="0"/>
      <w:marRight w:val="0"/>
      <w:marTop w:val="0"/>
      <w:marBottom w:val="0"/>
      <w:divBdr>
        <w:top w:val="none" w:sz="0" w:space="0" w:color="auto"/>
        <w:left w:val="none" w:sz="0" w:space="0" w:color="auto"/>
        <w:bottom w:val="none" w:sz="0" w:space="0" w:color="auto"/>
        <w:right w:val="none" w:sz="0" w:space="0" w:color="auto"/>
      </w:divBdr>
      <w:divsChild>
        <w:div w:id="802234818">
          <w:marLeft w:val="0"/>
          <w:marRight w:val="0"/>
          <w:marTop w:val="0"/>
          <w:marBottom w:val="0"/>
          <w:divBdr>
            <w:top w:val="none" w:sz="0" w:space="0" w:color="auto"/>
            <w:left w:val="none" w:sz="0" w:space="0" w:color="auto"/>
            <w:bottom w:val="none" w:sz="0" w:space="0" w:color="auto"/>
            <w:right w:val="none" w:sz="0" w:space="0" w:color="auto"/>
          </w:divBdr>
          <w:divsChild>
            <w:div w:id="9621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308">
      <w:bodyDiv w:val="1"/>
      <w:marLeft w:val="0"/>
      <w:marRight w:val="0"/>
      <w:marTop w:val="0"/>
      <w:marBottom w:val="0"/>
      <w:divBdr>
        <w:top w:val="none" w:sz="0" w:space="0" w:color="auto"/>
        <w:left w:val="none" w:sz="0" w:space="0" w:color="auto"/>
        <w:bottom w:val="none" w:sz="0" w:space="0" w:color="auto"/>
        <w:right w:val="none" w:sz="0" w:space="0" w:color="auto"/>
      </w:divBdr>
      <w:divsChild>
        <w:div w:id="1041320545">
          <w:marLeft w:val="0"/>
          <w:marRight w:val="0"/>
          <w:marTop w:val="0"/>
          <w:marBottom w:val="0"/>
          <w:divBdr>
            <w:top w:val="none" w:sz="0" w:space="0" w:color="auto"/>
            <w:left w:val="none" w:sz="0" w:space="0" w:color="auto"/>
            <w:bottom w:val="none" w:sz="0" w:space="0" w:color="auto"/>
            <w:right w:val="none" w:sz="0" w:space="0" w:color="auto"/>
          </w:divBdr>
          <w:divsChild>
            <w:div w:id="565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8138">
      <w:bodyDiv w:val="1"/>
      <w:marLeft w:val="0"/>
      <w:marRight w:val="0"/>
      <w:marTop w:val="0"/>
      <w:marBottom w:val="0"/>
      <w:divBdr>
        <w:top w:val="none" w:sz="0" w:space="0" w:color="auto"/>
        <w:left w:val="none" w:sz="0" w:space="0" w:color="auto"/>
        <w:bottom w:val="none" w:sz="0" w:space="0" w:color="auto"/>
        <w:right w:val="none" w:sz="0" w:space="0" w:color="auto"/>
      </w:divBdr>
    </w:div>
    <w:div w:id="507254277">
      <w:bodyDiv w:val="1"/>
      <w:marLeft w:val="0"/>
      <w:marRight w:val="0"/>
      <w:marTop w:val="0"/>
      <w:marBottom w:val="0"/>
      <w:divBdr>
        <w:top w:val="none" w:sz="0" w:space="0" w:color="auto"/>
        <w:left w:val="none" w:sz="0" w:space="0" w:color="auto"/>
        <w:bottom w:val="none" w:sz="0" w:space="0" w:color="auto"/>
        <w:right w:val="none" w:sz="0" w:space="0" w:color="auto"/>
      </w:divBdr>
      <w:divsChild>
        <w:div w:id="914163423">
          <w:marLeft w:val="0"/>
          <w:marRight w:val="0"/>
          <w:marTop w:val="0"/>
          <w:marBottom w:val="0"/>
          <w:divBdr>
            <w:top w:val="none" w:sz="0" w:space="0" w:color="auto"/>
            <w:left w:val="none" w:sz="0" w:space="0" w:color="auto"/>
            <w:bottom w:val="none" w:sz="0" w:space="0" w:color="auto"/>
            <w:right w:val="none" w:sz="0" w:space="0" w:color="auto"/>
          </w:divBdr>
          <w:divsChild>
            <w:div w:id="4300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3543">
      <w:bodyDiv w:val="1"/>
      <w:marLeft w:val="0"/>
      <w:marRight w:val="0"/>
      <w:marTop w:val="0"/>
      <w:marBottom w:val="0"/>
      <w:divBdr>
        <w:top w:val="none" w:sz="0" w:space="0" w:color="auto"/>
        <w:left w:val="none" w:sz="0" w:space="0" w:color="auto"/>
        <w:bottom w:val="none" w:sz="0" w:space="0" w:color="auto"/>
        <w:right w:val="none" w:sz="0" w:space="0" w:color="auto"/>
      </w:divBdr>
      <w:divsChild>
        <w:div w:id="1664503514">
          <w:marLeft w:val="0"/>
          <w:marRight w:val="0"/>
          <w:marTop w:val="0"/>
          <w:marBottom w:val="0"/>
          <w:divBdr>
            <w:top w:val="none" w:sz="0" w:space="0" w:color="auto"/>
            <w:left w:val="none" w:sz="0" w:space="0" w:color="auto"/>
            <w:bottom w:val="none" w:sz="0" w:space="0" w:color="auto"/>
            <w:right w:val="none" w:sz="0" w:space="0" w:color="auto"/>
          </w:divBdr>
          <w:divsChild>
            <w:div w:id="15560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39532">
      <w:bodyDiv w:val="1"/>
      <w:marLeft w:val="0"/>
      <w:marRight w:val="0"/>
      <w:marTop w:val="0"/>
      <w:marBottom w:val="0"/>
      <w:divBdr>
        <w:top w:val="none" w:sz="0" w:space="0" w:color="auto"/>
        <w:left w:val="none" w:sz="0" w:space="0" w:color="auto"/>
        <w:bottom w:val="none" w:sz="0" w:space="0" w:color="auto"/>
        <w:right w:val="none" w:sz="0" w:space="0" w:color="auto"/>
      </w:divBdr>
      <w:divsChild>
        <w:div w:id="24840907">
          <w:marLeft w:val="0"/>
          <w:marRight w:val="0"/>
          <w:marTop w:val="0"/>
          <w:marBottom w:val="0"/>
          <w:divBdr>
            <w:top w:val="none" w:sz="0" w:space="0" w:color="auto"/>
            <w:left w:val="none" w:sz="0" w:space="0" w:color="auto"/>
            <w:bottom w:val="none" w:sz="0" w:space="0" w:color="auto"/>
            <w:right w:val="none" w:sz="0" w:space="0" w:color="auto"/>
          </w:divBdr>
          <w:divsChild>
            <w:div w:id="1065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9433">
      <w:bodyDiv w:val="1"/>
      <w:marLeft w:val="0"/>
      <w:marRight w:val="0"/>
      <w:marTop w:val="0"/>
      <w:marBottom w:val="0"/>
      <w:divBdr>
        <w:top w:val="none" w:sz="0" w:space="0" w:color="auto"/>
        <w:left w:val="none" w:sz="0" w:space="0" w:color="auto"/>
        <w:bottom w:val="none" w:sz="0" w:space="0" w:color="auto"/>
        <w:right w:val="none" w:sz="0" w:space="0" w:color="auto"/>
      </w:divBdr>
    </w:div>
    <w:div w:id="793135685">
      <w:bodyDiv w:val="1"/>
      <w:marLeft w:val="0"/>
      <w:marRight w:val="0"/>
      <w:marTop w:val="0"/>
      <w:marBottom w:val="0"/>
      <w:divBdr>
        <w:top w:val="none" w:sz="0" w:space="0" w:color="auto"/>
        <w:left w:val="none" w:sz="0" w:space="0" w:color="auto"/>
        <w:bottom w:val="none" w:sz="0" w:space="0" w:color="auto"/>
        <w:right w:val="none" w:sz="0" w:space="0" w:color="auto"/>
      </w:divBdr>
    </w:div>
    <w:div w:id="810949300">
      <w:bodyDiv w:val="1"/>
      <w:marLeft w:val="0"/>
      <w:marRight w:val="0"/>
      <w:marTop w:val="0"/>
      <w:marBottom w:val="0"/>
      <w:divBdr>
        <w:top w:val="none" w:sz="0" w:space="0" w:color="auto"/>
        <w:left w:val="none" w:sz="0" w:space="0" w:color="auto"/>
        <w:bottom w:val="none" w:sz="0" w:space="0" w:color="auto"/>
        <w:right w:val="none" w:sz="0" w:space="0" w:color="auto"/>
      </w:divBdr>
      <w:divsChild>
        <w:div w:id="775825916">
          <w:marLeft w:val="0"/>
          <w:marRight w:val="0"/>
          <w:marTop w:val="0"/>
          <w:marBottom w:val="0"/>
          <w:divBdr>
            <w:top w:val="none" w:sz="0" w:space="0" w:color="auto"/>
            <w:left w:val="none" w:sz="0" w:space="0" w:color="auto"/>
            <w:bottom w:val="none" w:sz="0" w:space="0" w:color="auto"/>
            <w:right w:val="none" w:sz="0" w:space="0" w:color="auto"/>
          </w:divBdr>
          <w:divsChild>
            <w:div w:id="99360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3641">
      <w:bodyDiv w:val="1"/>
      <w:marLeft w:val="0"/>
      <w:marRight w:val="0"/>
      <w:marTop w:val="0"/>
      <w:marBottom w:val="0"/>
      <w:divBdr>
        <w:top w:val="none" w:sz="0" w:space="0" w:color="auto"/>
        <w:left w:val="none" w:sz="0" w:space="0" w:color="auto"/>
        <w:bottom w:val="none" w:sz="0" w:space="0" w:color="auto"/>
        <w:right w:val="none" w:sz="0" w:space="0" w:color="auto"/>
      </w:divBdr>
      <w:divsChild>
        <w:div w:id="1105661888">
          <w:marLeft w:val="0"/>
          <w:marRight w:val="0"/>
          <w:marTop w:val="0"/>
          <w:marBottom w:val="0"/>
          <w:divBdr>
            <w:top w:val="none" w:sz="0" w:space="0" w:color="auto"/>
            <w:left w:val="none" w:sz="0" w:space="0" w:color="auto"/>
            <w:bottom w:val="none" w:sz="0" w:space="0" w:color="auto"/>
            <w:right w:val="none" w:sz="0" w:space="0" w:color="auto"/>
          </w:divBdr>
          <w:divsChild>
            <w:div w:id="1835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0770">
      <w:bodyDiv w:val="1"/>
      <w:marLeft w:val="0"/>
      <w:marRight w:val="0"/>
      <w:marTop w:val="0"/>
      <w:marBottom w:val="0"/>
      <w:divBdr>
        <w:top w:val="none" w:sz="0" w:space="0" w:color="auto"/>
        <w:left w:val="none" w:sz="0" w:space="0" w:color="auto"/>
        <w:bottom w:val="none" w:sz="0" w:space="0" w:color="auto"/>
        <w:right w:val="none" w:sz="0" w:space="0" w:color="auto"/>
      </w:divBdr>
      <w:divsChild>
        <w:div w:id="376900600">
          <w:marLeft w:val="0"/>
          <w:marRight w:val="0"/>
          <w:marTop w:val="0"/>
          <w:marBottom w:val="0"/>
          <w:divBdr>
            <w:top w:val="none" w:sz="0" w:space="0" w:color="auto"/>
            <w:left w:val="none" w:sz="0" w:space="0" w:color="auto"/>
            <w:bottom w:val="none" w:sz="0" w:space="0" w:color="auto"/>
            <w:right w:val="none" w:sz="0" w:space="0" w:color="auto"/>
          </w:divBdr>
          <w:divsChild>
            <w:div w:id="18755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2024">
      <w:bodyDiv w:val="1"/>
      <w:marLeft w:val="0"/>
      <w:marRight w:val="0"/>
      <w:marTop w:val="0"/>
      <w:marBottom w:val="0"/>
      <w:divBdr>
        <w:top w:val="none" w:sz="0" w:space="0" w:color="auto"/>
        <w:left w:val="none" w:sz="0" w:space="0" w:color="auto"/>
        <w:bottom w:val="none" w:sz="0" w:space="0" w:color="auto"/>
        <w:right w:val="none" w:sz="0" w:space="0" w:color="auto"/>
      </w:divBdr>
      <w:divsChild>
        <w:div w:id="1066730491">
          <w:marLeft w:val="0"/>
          <w:marRight w:val="0"/>
          <w:marTop w:val="0"/>
          <w:marBottom w:val="0"/>
          <w:divBdr>
            <w:top w:val="none" w:sz="0" w:space="0" w:color="auto"/>
            <w:left w:val="none" w:sz="0" w:space="0" w:color="auto"/>
            <w:bottom w:val="none" w:sz="0" w:space="0" w:color="auto"/>
            <w:right w:val="none" w:sz="0" w:space="0" w:color="auto"/>
          </w:divBdr>
          <w:divsChild>
            <w:div w:id="2485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2932">
      <w:bodyDiv w:val="1"/>
      <w:marLeft w:val="0"/>
      <w:marRight w:val="0"/>
      <w:marTop w:val="0"/>
      <w:marBottom w:val="0"/>
      <w:divBdr>
        <w:top w:val="none" w:sz="0" w:space="0" w:color="auto"/>
        <w:left w:val="none" w:sz="0" w:space="0" w:color="auto"/>
        <w:bottom w:val="none" w:sz="0" w:space="0" w:color="auto"/>
        <w:right w:val="none" w:sz="0" w:space="0" w:color="auto"/>
      </w:divBdr>
      <w:divsChild>
        <w:div w:id="1256789328">
          <w:marLeft w:val="0"/>
          <w:marRight w:val="0"/>
          <w:marTop w:val="0"/>
          <w:marBottom w:val="0"/>
          <w:divBdr>
            <w:top w:val="none" w:sz="0" w:space="0" w:color="auto"/>
            <w:left w:val="none" w:sz="0" w:space="0" w:color="auto"/>
            <w:bottom w:val="none" w:sz="0" w:space="0" w:color="auto"/>
            <w:right w:val="none" w:sz="0" w:space="0" w:color="auto"/>
          </w:divBdr>
          <w:divsChild>
            <w:div w:id="8856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9281">
      <w:bodyDiv w:val="1"/>
      <w:marLeft w:val="0"/>
      <w:marRight w:val="0"/>
      <w:marTop w:val="0"/>
      <w:marBottom w:val="0"/>
      <w:divBdr>
        <w:top w:val="none" w:sz="0" w:space="0" w:color="auto"/>
        <w:left w:val="none" w:sz="0" w:space="0" w:color="auto"/>
        <w:bottom w:val="none" w:sz="0" w:space="0" w:color="auto"/>
        <w:right w:val="none" w:sz="0" w:space="0" w:color="auto"/>
      </w:divBdr>
      <w:divsChild>
        <w:div w:id="1256212023">
          <w:marLeft w:val="0"/>
          <w:marRight w:val="0"/>
          <w:marTop w:val="0"/>
          <w:marBottom w:val="0"/>
          <w:divBdr>
            <w:top w:val="none" w:sz="0" w:space="0" w:color="auto"/>
            <w:left w:val="none" w:sz="0" w:space="0" w:color="auto"/>
            <w:bottom w:val="none" w:sz="0" w:space="0" w:color="auto"/>
            <w:right w:val="none" w:sz="0" w:space="0" w:color="auto"/>
          </w:divBdr>
          <w:divsChild>
            <w:div w:id="3810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10">
      <w:bodyDiv w:val="1"/>
      <w:marLeft w:val="0"/>
      <w:marRight w:val="0"/>
      <w:marTop w:val="0"/>
      <w:marBottom w:val="0"/>
      <w:divBdr>
        <w:top w:val="none" w:sz="0" w:space="0" w:color="auto"/>
        <w:left w:val="none" w:sz="0" w:space="0" w:color="auto"/>
        <w:bottom w:val="none" w:sz="0" w:space="0" w:color="auto"/>
        <w:right w:val="none" w:sz="0" w:space="0" w:color="auto"/>
      </w:divBdr>
      <w:divsChild>
        <w:div w:id="1631089717">
          <w:marLeft w:val="0"/>
          <w:marRight w:val="0"/>
          <w:marTop w:val="0"/>
          <w:marBottom w:val="0"/>
          <w:divBdr>
            <w:top w:val="none" w:sz="0" w:space="0" w:color="auto"/>
            <w:left w:val="none" w:sz="0" w:space="0" w:color="auto"/>
            <w:bottom w:val="none" w:sz="0" w:space="0" w:color="auto"/>
            <w:right w:val="none" w:sz="0" w:space="0" w:color="auto"/>
          </w:divBdr>
          <w:divsChild>
            <w:div w:id="4219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0423">
      <w:bodyDiv w:val="1"/>
      <w:marLeft w:val="0"/>
      <w:marRight w:val="0"/>
      <w:marTop w:val="0"/>
      <w:marBottom w:val="0"/>
      <w:divBdr>
        <w:top w:val="none" w:sz="0" w:space="0" w:color="auto"/>
        <w:left w:val="none" w:sz="0" w:space="0" w:color="auto"/>
        <w:bottom w:val="none" w:sz="0" w:space="0" w:color="auto"/>
        <w:right w:val="none" w:sz="0" w:space="0" w:color="auto"/>
      </w:divBdr>
      <w:divsChild>
        <w:div w:id="1116409815">
          <w:marLeft w:val="0"/>
          <w:marRight w:val="0"/>
          <w:marTop w:val="0"/>
          <w:marBottom w:val="0"/>
          <w:divBdr>
            <w:top w:val="none" w:sz="0" w:space="0" w:color="auto"/>
            <w:left w:val="none" w:sz="0" w:space="0" w:color="auto"/>
            <w:bottom w:val="none" w:sz="0" w:space="0" w:color="auto"/>
            <w:right w:val="none" w:sz="0" w:space="0" w:color="auto"/>
          </w:divBdr>
          <w:divsChild>
            <w:div w:id="15503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29993">
      <w:bodyDiv w:val="1"/>
      <w:marLeft w:val="0"/>
      <w:marRight w:val="0"/>
      <w:marTop w:val="0"/>
      <w:marBottom w:val="0"/>
      <w:divBdr>
        <w:top w:val="none" w:sz="0" w:space="0" w:color="auto"/>
        <w:left w:val="none" w:sz="0" w:space="0" w:color="auto"/>
        <w:bottom w:val="none" w:sz="0" w:space="0" w:color="auto"/>
        <w:right w:val="none" w:sz="0" w:space="0" w:color="auto"/>
      </w:divBdr>
      <w:divsChild>
        <w:div w:id="1642728067">
          <w:marLeft w:val="0"/>
          <w:marRight w:val="0"/>
          <w:marTop w:val="0"/>
          <w:marBottom w:val="0"/>
          <w:divBdr>
            <w:top w:val="none" w:sz="0" w:space="0" w:color="auto"/>
            <w:left w:val="none" w:sz="0" w:space="0" w:color="auto"/>
            <w:bottom w:val="none" w:sz="0" w:space="0" w:color="auto"/>
            <w:right w:val="none" w:sz="0" w:space="0" w:color="auto"/>
          </w:divBdr>
          <w:divsChild>
            <w:div w:id="13898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296">
      <w:bodyDiv w:val="1"/>
      <w:marLeft w:val="0"/>
      <w:marRight w:val="0"/>
      <w:marTop w:val="0"/>
      <w:marBottom w:val="0"/>
      <w:divBdr>
        <w:top w:val="none" w:sz="0" w:space="0" w:color="auto"/>
        <w:left w:val="none" w:sz="0" w:space="0" w:color="auto"/>
        <w:bottom w:val="none" w:sz="0" w:space="0" w:color="auto"/>
        <w:right w:val="none" w:sz="0" w:space="0" w:color="auto"/>
      </w:divBdr>
    </w:div>
    <w:div w:id="1109396371">
      <w:bodyDiv w:val="1"/>
      <w:marLeft w:val="0"/>
      <w:marRight w:val="0"/>
      <w:marTop w:val="0"/>
      <w:marBottom w:val="0"/>
      <w:divBdr>
        <w:top w:val="none" w:sz="0" w:space="0" w:color="auto"/>
        <w:left w:val="none" w:sz="0" w:space="0" w:color="auto"/>
        <w:bottom w:val="none" w:sz="0" w:space="0" w:color="auto"/>
        <w:right w:val="none" w:sz="0" w:space="0" w:color="auto"/>
      </w:divBdr>
    </w:div>
    <w:div w:id="1116868629">
      <w:bodyDiv w:val="1"/>
      <w:marLeft w:val="0"/>
      <w:marRight w:val="0"/>
      <w:marTop w:val="0"/>
      <w:marBottom w:val="0"/>
      <w:divBdr>
        <w:top w:val="none" w:sz="0" w:space="0" w:color="auto"/>
        <w:left w:val="none" w:sz="0" w:space="0" w:color="auto"/>
        <w:bottom w:val="none" w:sz="0" w:space="0" w:color="auto"/>
        <w:right w:val="none" w:sz="0" w:space="0" w:color="auto"/>
      </w:divBdr>
    </w:div>
    <w:div w:id="1189904312">
      <w:bodyDiv w:val="1"/>
      <w:marLeft w:val="0"/>
      <w:marRight w:val="0"/>
      <w:marTop w:val="0"/>
      <w:marBottom w:val="0"/>
      <w:divBdr>
        <w:top w:val="none" w:sz="0" w:space="0" w:color="auto"/>
        <w:left w:val="none" w:sz="0" w:space="0" w:color="auto"/>
        <w:bottom w:val="none" w:sz="0" w:space="0" w:color="auto"/>
        <w:right w:val="none" w:sz="0" w:space="0" w:color="auto"/>
      </w:divBdr>
    </w:div>
    <w:div w:id="1245846372">
      <w:bodyDiv w:val="1"/>
      <w:marLeft w:val="0"/>
      <w:marRight w:val="0"/>
      <w:marTop w:val="0"/>
      <w:marBottom w:val="0"/>
      <w:divBdr>
        <w:top w:val="none" w:sz="0" w:space="0" w:color="auto"/>
        <w:left w:val="none" w:sz="0" w:space="0" w:color="auto"/>
        <w:bottom w:val="none" w:sz="0" w:space="0" w:color="auto"/>
        <w:right w:val="none" w:sz="0" w:space="0" w:color="auto"/>
      </w:divBdr>
    </w:div>
    <w:div w:id="1282614869">
      <w:bodyDiv w:val="1"/>
      <w:marLeft w:val="0"/>
      <w:marRight w:val="0"/>
      <w:marTop w:val="0"/>
      <w:marBottom w:val="0"/>
      <w:divBdr>
        <w:top w:val="none" w:sz="0" w:space="0" w:color="auto"/>
        <w:left w:val="none" w:sz="0" w:space="0" w:color="auto"/>
        <w:bottom w:val="none" w:sz="0" w:space="0" w:color="auto"/>
        <w:right w:val="none" w:sz="0" w:space="0" w:color="auto"/>
      </w:divBdr>
    </w:div>
    <w:div w:id="1317303677">
      <w:bodyDiv w:val="1"/>
      <w:marLeft w:val="0"/>
      <w:marRight w:val="0"/>
      <w:marTop w:val="0"/>
      <w:marBottom w:val="0"/>
      <w:divBdr>
        <w:top w:val="none" w:sz="0" w:space="0" w:color="auto"/>
        <w:left w:val="none" w:sz="0" w:space="0" w:color="auto"/>
        <w:bottom w:val="none" w:sz="0" w:space="0" w:color="auto"/>
        <w:right w:val="none" w:sz="0" w:space="0" w:color="auto"/>
      </w:divBdr>
    </w:div>
    <w:div w:id="1318920757">
      <w:bodyDiv w:val="1"/>
      <w:marLeft w:val="0"/>
      <w:marRight w:val="0"/>
      <w:marTop w:val="0"/>
      <w:marBottom w:val="0"/>
      <w:divBdr>
        <w:top w:val="none" w:sz="0" w:space="0" w:color="auto"/>
        <w:left w:val="none" w:sz="0" w:space="0" w:color="auto"/>
        <w:bottom w:val="none" w:sz="0" w:space="0" w:color="auto"/>
        <w:right w:val="none" w:sz="0" w:space="0" w:color="auto"/>
      </w:divBdr>
      <w:divsChild>
        <w:div w:id="472601057">
          <w:marLeft w:val="0"/>
          <w:marRight w:val="0"/>
          <w:marTop w:val="0"/>
          <w:marBottom w:val="0"/>
          <w:divBdr>
            <w:top w:val="none" w:sz="0" w:space="0" w:color="auto"/>
            <w:left w:val="none" w:sz="0" w:space="0" w:color="auto"/>
            <w:bottom w:val="none" w:sz="0" w:space="0" w:color="auto"/>
            <w:right w:val="none" w:sz="0" w:space="0" w:color="auto"/>
          </w:divBdr>
          <w:divsChild>
            <w:div w:id="16801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9747">
      <w:bodyDiv w:val="1"/>
      <w:marLeft w:val="0"/>
      <w:marRight w:val="0"/>
      <w:marTop w:val="0"/>
      <w:marBottom w:val="0"/>
      <w:divBdr>
        <w:top w:val="none" w:sz="0" w:space="0" w:color="auto"/>
        <w:left w:val="none" w:sz="0" w:space="0" w:color="auto"/>
        <w:bottom w:val="none" w:sz="0" w:space="0" w:color="auto"/>
        <w:right w:val="none" w:sz="0" w:space="0" w:color="auto"/>
      </w:divBdr>
    </w:div>
    <w:div w:id="1351680627">
      <w:bodyDiv w:val="1"/>
      <w:marLeft w:val="0"/>
      <w:marRight w:val="0"/>
      <w:marTop w:val="0"/>
      <w:marBottom w:val="0"/>
      <w:divBdr>
        <w:top w:val="none" w:sz="0" w:space="0" w:color="auto"/>
        <w:left w:val="none" w:sz="0" w:space="0" w:color="auto"/>
        <w:bottom w:val="none" w:sz="0" w:space="0" w:color="auto"/>
        <w:right w:val="none" w:sz="0" w:space="0" w:color="auto"/>
      </w:divBdr>
      <w:divsChild>
        <w:div w:id="2000381067">
          <w:marLeft w:val="0"/>
          <w:marRight w:val="0"/>
          <w:marTop w:val="0"/>
          <w:marBottom w:val="0"/>
          <w:divBdr>
            <w:top w:val="none" w:sz="0" w:space="0" w:color="auto"/>
            <w:left w:val="none" w:sz="0" w:space="0" w:color="auto"/>
            <w:bottom w:val="none" w:sz="0" w:space="0" w:color="auto"/>
            <w:right w:val="none" w:sz="0" w:space="0" w:color="auto"/>
          </w:divBdr>
          <w:divsChild>
            <w:div w:id="19367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364">
      <w:bodyDiv w:val="1"/>
      <w:marLeft w:val="0"/>
      <w:marRight w:val="0"/>
      <w:marTop w:val="0"/>
      <w:marBottom w:val="0"/>
      <w:divBdr>
        <w:top w:val="none" w:sz="0" w:space="0" w:color="auto"/>
        <w:left w:val="none" w:sz="0" w:space="0" w:color="auto"/>
        <w:bottom w:val="none" w:sz="0" w:space="0" w:color="auto"/>
        <w:right w:val="none" w:sz="0" w:space="0" w:color="auto"/>
      </w:divBdr>
      <w:divsChild>
        <w:div w:id="636764303">
          <w:marLeft w:val="0"/>
          <w:marRight w:val="0"/>
          <w:marTop w:val="0"/>
          <w:marBottom w:val="0"/>
          <w:divBdr>
            <w:top w:val="none" w:sz="0" w:space="0" w:color="auto"/>
            <w:left w:val="none" w:sz="0" w:space="0" w:color="auto"/>
            <w:bottom w:val="none" w:sz="0" w:space="0" w:color="auto"/>
            <w:right w:val="none" w:sz="0" w:space="0" w:color="auto"/>
          </w:divBdr>
          <w:divsChild>
            <w:div w:id="1035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40722">
      <w:bodyDiv w:val="1"/>
      <w:marLeft w:val="0"/>
      <w:marRight w:val="0"/>
      <w:marTop w:val="0"/>
      <w:marBottom w:val="0"/>
      <w:divBdr>
        <w:top w:val="none" w:sz="0" w:space="0" w:color="auto"/>
        <w:left w:val="none" w:sz="0" w:space="0" w:color="auto"/>
        <w:bottom w:val="none" w:sz="0" w:space="0" w:color="auto"/>
        <w:right w:val="none" w:sz="0" w:space="0" w:color="auto"/>
      </w:divBdr>
      <w:divsChild>
        <w:div w:id="1722754533">
          <w:marLeft w:val="0"/>
          <w:marRight w:val="0"/>
          <w:marTop w:val="0"/>
          <w:marBottom w:val="0"/>
          <w:divBdr>
            <w:top w:val="none" w:sz="0" w:space="0" w:color="auto"/>
            <w:left w:val="none" w:sz="0" w:space="0" w:color="auto"/>
            <w:bottom w:val="none" w:sz="0" w:space="0" w:color="auto"/>
            <w:right w:val="none" w:sz="0" w:space="0" w:color="auto"/>
          </w:divBdr>
          <w:divsChild>
            <w:div w:id="19879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4569">
      <w:bodyDiv w:val="1"/>
      <w:marLeft w:val="0"/>
      <w:marRight w:val="0"/>
      <w:marTop w:val="0"/>
      <w:marBottom w:val="0"/>
      <w:divBdr>
        <w:top w:val="none" w:sz="0" w:space="0" w:color="auto"/>
        <w:left w:val="none" w:sz="0" w:space="0" w:color="auto"/>
        <w:bottom w:val="none" w:sz="0" w:space="0" w:color="auto"/>
        <w:right w:val="none" w:sz="0" w:space="0" w:color="auto"/>
      </w:divBdr>
      <w:divsChild>
        <w:div w:id="1214849422">
          <w:marLeft w:val="0"/>
          <w:marRight w:val="0"/>
          <w:marTop w:val="0"/>
          <w:marBottom w:val="0"/>
          <w:divBdr>
            <w:top w:val="none" w:sz="0" w:space="0" w:color="auto"/>
            <w:left w:val="none" w:sz="0" w:space="0" w:color="auto"/>
            <w:bottom w:val="none" w:sz="0" w:space="0" w:color="auto"/>
            <w:right w:val="none" w:sz="0" w:space="0" w:color="auto"/>
          </w:divBdr>
          <w:divsChild>
            <w:div w:id="14584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38227">
      <w:bodyDiv w:val="1"/>
      <w:marLeft w:val="0"/>
      <w:marRight w:val="0"/>
      <w:marTop w:val="0"/>
      <w:marBottom w:val="0"/>
      <w:divBdr>
        <w:top w:val="none" w:sz="0" w:space="0" w:color="auto"/>
        <w:left w:val="none" w:sz="0" w:space="0" w:color="auto"/>
        <w:bottom w:val="none" w:sz="0" w:space="0" w:color="auto"/>
        <w:right w:val="none" w:sz="0" w:space="0" w:color="auto"/>
      </w:divBdr>
      <w:divsChild>
        <w:div w:id="146288769">
          <w:marLeft w:val="0"/>
          <w:marRight w:val="0"/>
          <w:marTop w:val="0"/>
          <w:marBottom w:val="0"/>
          <w:divBdr>
            <w:top w:val="none" w:sz="0" w:space="0" w:color="auto"/>
            <w:left w:val="none" w:sz="0" w:space="0" w:color="auto"/>
            <w:bottom w:val="none" w:sz="0" w:space="0" w:color="auto"/>
            <w:right w:val="none" w:sz="0" w:space="0" w:color="auto"/>
          </w:divBdr>
          <w:divsChild>
            <w:div w:id="12764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5349">
      <w:bodyDiv w:val="1"/>
      <w:marLeft w:val="0"/>
      <w:marRight w:val="0"/>
      <w:marTop w:val="0"/>
      <w:marBottom w:val="0"/>
      <w:divBdr>
        <w:top w:val="none" w:sz="0" w:space="0" w:color="auto"/>
        <w:left w:val="none" w:sz="0" w:space="0" w:color="auto"/>
        <w:bottom w:val="none" w:sz="0" w:space="0" w:color="auto"/>
        <w:right w:val="none" w:sz="0" w:space="0" w:color="auto"/>
      </w:divBdr>
    </w:div>
    <w:div w:id="1514028452">
      <w:bodyDiv w:val="1"/>
      <w:marLeft w:val="0"/>
      <w:marRight w:val="0"/>
      <w:marTop w:val="0"/>
      <w:marBottom w:val="0"/>
      <w:divBdr>
        <w:top w:val="none" w:sz="0" w:space="0" w:color="auto"/>
        <w:left w:val="none" w:sz="0" w:space="0" w:color="auto"/>
        <w:bottom w:val="none" w:sz="0" w:space="0" w:color="auto"/>
        <w:right w:val="none" w:sz="0" w:space="0" w:color="auto"/>
      </w:divBdr>
    </w:div>
    <w:div w:id="1602293911">
      <w:bodyDiv w:val="1"/>
      <w:marLeft w:val="0"/>
      <w:marRight w:val="0"/>
      <w:marTop w:val="0"/>
      <w:marBottom w:val="0"/>
      <w:divBdr>
        <w:top w:val="none" w:sz="0" w:space="0" w:color="auto"/>
        <w:left w:val="none" w:sz="0" w:space="0" w:color="auto"/>
        <w:bottom w:val="none" w:sz="0" w:space="0" w:color="auto"/>
        <w:right w:val="none" w:sz="0" w:space="0" w:color="auto"/>
      </w:divBdr>
      <w:divsChild>
        <w:div w:id="574437536">
          <w:marLeft w:val="0"/>
          <w:marRight w:val="0"/>
          <w:marTop w:val="0"/>
          <w:marBottom w:val="0"/>
          <w:divBdr>
            <w:top w:val="none" w:sz="0" w:space="0" w:color="auto"/>
            <w:left w:val="none" w:sz="0" w:space="0" w:color="auto"/>
            <w:bottom w:val="none" w:sz="0" w:space="0" w:color="auto"/>
            <w:right w:val="none" w:sz="0" w:space="0" w:color="auto"/>
          </w:divBdr>
          <w:divsChild>
            <w:div w:id="14544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8621">
      <w:bodyDiv w:val="1"/>
      <w:marLeft w:val="0"/>
      <w:marRight w:val="0"/>
      <w:marTop w:val="0"/>
      <w:marBottom w:val="0"/>
      <w:divBdr>
        <w:top w:val="none" w:sz="0" w:space="0" w:color="auto"/>
        <w:left w:val="none" w:sz="0" w:space="0" w:color="auto"/>
        <w:bottom w:val="none" w:sz="0" w:space="0" w:color="auto"/>
        <w:right w:val="none" w:sz="0" w:space="0" w:color="auto"/>
      </w:divBdr>
      <w:divsChild>
        <w:div w:id="1142118462">
          <w:marLeft w:val="0"/>
          <w:marRight w:val="300"/>
          <w:marTop w:val="0"/>
          <w:marBottom w:val="120"/>
          <w:divBdr>
            <w:top w:val="none" w:sz="0" w:space="0" w:color="auto"/>
            <w:left w:val="none" w:sz="0" w:space="0" w:color="auto"/>
            <w:bottom w:val="none" w:sz="0" w:space="0" w:color="auto"/>
            <w:right w:val="none" w:sz="0" w:space="0" w:color="auto"/>
          </w:divBdr>
        </w:div>
      </w:divsChild>
    </w:div>
    <w:div w:id="1646158535">
      <w:bodyDiv w:val="1"/>
      <w:marLeft w:val="0"/>
      <w:marRight w:val="0"/>
      <w:marTop w:val="0"/>
      <w:marBottom w:val="0"/>
      <w:divBdr>
        <w:top w:val="none" w:sz="0" w:space="0" w:color="auto"/>
        <w:left w:val="none" w:sz="0" w:space="0" w:color="auto"/>
        <w:bottom w:val="none" w:sz="0" w:space="0" w:color="auto"/>
        <w:right w:val="none" w:sz="0" w:space="0" w:color="auto"/>
      </w:divBdr>
      <w:divsChild>
        <w:div w:id="486899270">
          <w:marLeft w:val="0"/>
          <w:marRight w:val="0"/>
          <w:marTop w:val="0"/>
          <w:marBottom w:val="0"/>
          <w:divBdr>
            <w:top w:val="none" w:sz="0" w:space="0" w:color="auto"/>
            <w:left w:val="none" w:sz="0" w:space="0" w:color="auto"/>
            <w:bottom w:val="none" w:sz="0" w:space="0" w:color="auto"/>
            <w:right w:val="none" w:sz="0" w:space="0" w:color="auto"/>
          </w:divBdr>
          <w:divsChild>
            <w:div w:id="16855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3297">
      <w:bodyDiv w:val="1"/>
      <w:marLeft w:val="0"/>
      <w:marRight w:val="0"/>
      <w:marTop w:val="0"/>
      <w:marBottom w:val="0"/>
      <w:divBdr>
        <w:top w:val="none" w:sz="0" w:space="0" w:color="auto"/>
        <w:left w:val="none" w:sz="0" w:space="0" w:color="auto"/>
        <w:bottom w:val="none" w:sz="0" w:space="0" w:color="auto"/>
        <w:right w:val="none" w:sz="0" w:space="0" w:color="auto"/>
      </w:divBdr>
    </w:div>
    <w:div w:id="1712880985">
      <w:bodyDiv w:val="1"/>
      <w:marLeft w:val="0"/>
      <w:marRight w:val="0"/>
      <w:marTop w:val="0"/>
      <w:marBottom w:val="0"/>
      <w:divBdr>
        <w:top w:val="none" w:sz="0" w:space="0" w:color="auto"/>
        <w:left w:val="none" w:sz="0" w:space="0" w:color="auto"/>
        <w:bottom w:val="none" w:sz="0" w:space="0" w:color="auto"/>
        <w:right w:val="none" w:sz="0" w:space="0" w:color="auto"/>
      </w:divBdr>
    </w:div>
    <w:div w:id="1754546218">
      <w:bodyDiv w:val="1"/>
      <w:marLeft w:val="0"/>
      <w:marRight w:val="0"/>
      <w:marTop w:val="0"/>
      <w:marBottom w:val="0"/>
      <w:divBdr>
        <w:top w:val="none" w:sz="0" w:space="0" w:color="auto"/>
        <w:left w:val="none" w:sz="0" w:space="0" w:color="auto"/>
        <w:bottom w:val="none" w:sz="0" w:space="0" w:color="auto"/>
        <w:right w:val="none" w:sz="0" w:space="0" w:color="auto"/>
      </w:divBdr>
      <w:divsChild>
        <w:div w:id="1799954827">
          <w:marLeft w:val="0"/>
          <w:marRight w:val="0"/>
          <w:marTop w:val="0"/>
          <w:marBottom w:val="0"/>
          <w:divBdr>
            <w:top w:val="none" w:sz="0" w:space="0" w:color="auto"/>
            <w:left w:val="none" w:sz="0" w:space="0" w:color="auto"/>
            <w:bottom w:val="none" w:sz="0" w:space="0" w:color="auto"/>
            <w:right w:val="none" w:sz="0" w:space="0" w:color="auto"/>
          </w:divBdr>
          <w:divsChild>
            <w:div w:id="13235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4002">
      <w:bodyDiv w:val="1"/>
      <w:marLeft w:val="0"/>
      <w:marRight w:val="0"/>
      <w:marTop w:val="0"/>
      <w:marBottom w:val="0"/>
      <w:divBdr>
        <w:top w:val="none" w:sz="0" w:space="0" w:color="auto"/>
        <w:left w:val="none" w:sz="0" w:space="0" w:color="auto"/>
        <w:bottom w:val="none" w:sz="0" w:space="0" w:color="auto"/>
        <w:right w:val="none" w:sz="0" w:space="0" w:color="auto"/>
      </w:divBdr>
      <w:divsChild>
        <w:div w:id="211428471">
          <w:marLeft w:val="0"/>
          <w:marRight w:val="0"/>
          <w:marTop w:val="0"/>
          <w:marBottom w:val="0"/>
          <w:divBdr>
            <w:top w:val="none" w:sz="0" w:space="0" w:color="auto"/>
            <w:left w:val="none" w:sz="0" w:space="0" w:color="auto"/>
            <w:bottom w:val="none" w:sz="0" w:space="0" w:color="auto"/>
            <w:right w:val="none" w:sz="0" w:space="0" w:color="auto"/>
          </w:divBdr>
          <w:divsChild>
            <w:div w:id="3028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81056">
      <w:bodyDiv w:val="1"/>
      <w:marLeft w:val="0"/>
      <w:marRight w:val="0"/>
      <w:marTop w:val="0"/>
      <w:marBottom w:val="0"/>
      <w:divBdr>
        <w:top w:val="none" w:sz="0" w:space="0" w:color="auto"/>
        <w:left w:val="none" w:sz="0" w:space="0" w:color="auto"/>
        <w:bottom w:val="none" w:sz="0" w:space="0" w:color="auto"/>
        <w:right w:val="none" w:sz="0" w:space="0" w:color="auto"/>
      </w:divBdr>
      <w:divsChild>
        <w:div w:id="536435047">
          <w:marLeft w:val="0"/>
          <w:marRight w:val="0"/>
          <w:marTop w:val="0"/>
          <w:marBottom w:val="0"/>
          <w:divBdr>
            <w:top w:val="none" w:sz="0" w:space="0" w:color="auto"/>
            <w:left w:val="none" w:sz="0" w:space="0" w:color="auto"/>
            <w:bottom w:val="none" w:sz="0" w:space="0" w:color="auto"/>
            <w:right w:val="none" w:sz="0" w:space="0" w:color="auto"/>
          </w:divBdr>
          <w:divsChild>
            <w:div w:id="1743404771">
              <w:marLeft w:val="0"/>
              <w:marRight w:val="0"/>
              <w:marTop w:val="0"/>
              <w:marBottom w:val="0"/>
              <w:divBdr>
                <w:top w:val="none" w:sz="0" w:space="0" w:color="auto"/>
                <w:left w:val="none" w:sz="0" w:space="0" w:color="auto"/>
                <w:bottom w:val="none" w:sz="0" w:space="0" w:color="auto"/>
                <w:right w:val="none" w:sz="0" w:space="0" w:color="auto"/>
              </w:divBdr>
            </w:div>
            <w:div w:id="805973214">
              <w:marLeft w:val="0"/>
              <w:marRight w:val="0"/>
              <w:marTop w:val="0"/>
              <w:marBottom w:val="0"/>
              <w:divBdr>
                <w:top w:val="none" w:sz="0" w:space="0" w:color="auto"/>
                <w:left w:val="none" w:sz="0" w:space="0" w:color="auto"/>
                <w:bottom w:val="none" w:sz="0" w:space="0" w:color="auto"/>
                <w:right w:val="none" w:sz="0" w:space="0" w:color="auto"/>
              </w:divBdr>
            </w:div>
            <w:div w:id="1453790620">
              <w:marLeft w:val="0"/>
              <w:marRight w:val="0"/>
              <w:marTop w:val="0"/>
              <w:marBottom w:val="0"/>
              <w:divBdr>
                <w:top w:val="none" w:sz="0" w:space="0" w:color="auto"/>
                <w:left w:val="none" w:sz="0" w:space="0" w:color="auto"/>
                <w:bottom w:val="none" w:sz="0" w:space="0" w:color="auto"/>
                <w:right w:val="none" w:sz="0" w:space="0" w:color="auto"/>
              </w:divBdr>
            </w:div>
            <w:div w:id="191774375">
              <w:marLeft w:val="0"/>
              <w:marRight w:val="0"/>
              <w:marTop w:val="0"/>
              <w:marBottom w:val="0"/>
              <w:divBdr>
                <w:top w:val="none" w:sz="0" w:space="0" w:color="auto"/>
                <w:left w:val="none" w:sz="0" w:space="0" w:color="auto"/>
                <w:bottom w:val="none" w:sz="0" w:space="0" w:color="auto"/>
                <w:right w:val="none" w:sz="0" w:space="0" w:color="auto"/>
              </w:divBdr>
            </w:div>
            <w:div w:id="595985735">
              <w:marLeft w:val="0"/>
              <w:marRight w:val="0"/>
              <w:marTop w:val="0"/>
              <w:marBottom w:val="0"/>
              <w:divBdr>
                <w:top w:val="none" w:sz="0" w:space="0" w:color="auto"/>
                <w:left w:val="none" w:sz="0" w:space="0" w:color="auto"/>
                <w:bottom w:val="none" w:sz="0" w:space="0" w:color="auto"/>
                <w:right w:val="none" w:sz="0" w:space="0" w:color="auto"/>
              </w:divBdr>
            </w:div>
            <w:div w:id="158007463">
              <w:marLeft w:val="0"/>
              <w:marRight w:val="0"/>
              <w:marTop w:val="0"/>
              <w:marBottom w:val="0"/>
              <w:divBdr>
                <w:top w:val="none" w:sz="0" w:space="0" w:color="auto"/>
                <w:left w:val="none" w:sz="0" w:space="0" w:color="auto"/>
                <w:bottom w:val="none" w:sz="0" w:space="0" w:color="auto"/>
                <w:right w:val="none" w:sz="0" w:space="0" w:color="auto"/>
              </w:divBdr>
            </w:div>
            <w:div w:id="200484774">
              <w:marLeft w:val="0"/>
              <w:marRight w:val="0"/>
              <w:marTop w:val="0"/>
              <w:marBottom w:val="0"/>
              <w:divBdr>
                <w:top w:val="none" w:sz="0" w:space="0" w:color="auto"/>
                <w:left w:val="none" w:sz="0" w:space="0" w:color="auto"/>
                <w:bottom w:val="none" w:sz="0" w:space="0" w:color="auto"/>
                <w:right w:val="none" w:sz="0" w:space="0" w:color="auto"/>
              </w:divBdr>
            </w:div>
            <w:div w:id="238488960">
              <w:marLeft w:val="0"/>
              <w:marRight w:val="0"/>
              <w:marTop w:val="0"/>
              <w:marBottom w:val="0"/>
              <w:divBdr>
                <w:top w:val="none" w:sz="0" w:space="0" w:color="auto"/>
                <w:left w:val="none" w:sz="0" w:space="0" w:color="auto"/>
                <w:bottom w:val="none" w:sz="0" w:space="0" w:color="auto"/>
                <w:right w:val="none" w:sz="0" w:space="0" w:color="auto"/>
              </w:divBdr>
            </w:div>
            <w:div w:id="1759445143">
              <w:marLeft w:val="0"/>
              <w:marRight w:val="0"/>
              <w:marTop w:val="0"/>
              <w:marBottom w:val="0"/>
              <w:divBdr>
                <w:top w:val="none" w:sz="0" w:space="0" w:color="auto"/>
                <w:left w:val="none" w:sz="0" w:space="0" w:color="auto"/>
                <w:bottom w:val="none" w:sz="0" w:space="0" w:color="auto"/>
                <w:right w:val="none" w:sz="0" w:space="0" w:color="auto"/>
              </w:divBdr>
            </w:div>
            <w:div w:id="8250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147">
      <w:bodyDiv w:val="1"/>
      <w:marLeft w:val="0"/>
      <w:marRight w:val="0"/>
      <w:marTop w:val="0"/>
      <w:marBottom w:val="0"/>
      <w:divBdr>
        <w:top w:val="none" w:sz="0" w:space="0" w:color="auto"/>
        <w:left w:val="none" w:sz="0" w:space="0" w:color="auto"/>
        <w:bottom w:val="none" w:sz="0" w:space="0" w:color="auto"/>
        <w:right w:val="none" w:sz="0" w:space="0" w:color="auto"/>
      </w:divBdr>
      <w:divsChild>
        <w:div w:id="1840382649">
          <w:marLeft w:val="0"/>
          <w:marRight w:val="0"/>
          <w:marTop w:val="0"/>
          <w:marBottom w:val="0"/>
          <w:divBdr>
            <w:top w:val="none" w:sz="0" w:space="0" w:color="auto"/>
            <w:left w:val="none" w:sz="0" w:space="0" w:color="auto"/>
            <w:bottom w:val="none" w:sz="0" w:space="0" w:color="auto"/>
            <w:right w:val="none" w:sz="0" w:space="0" w:color="auto"/>
          </w:divBdr>
          <w:divsChild>
            <w:div w:id="5885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3627">
      <w:bodyDiv w:val="1"/>
      <w:marLeft w:val="0"/>
      <w:marRight w:val="0"/>
      <w:marTop w:val="0"/>
      <w:marBottom w:val="0"/>
      <w:divBdr>
        <w:top w:val="none" w:sz="0" w:space="0" w:color="auto"/>
        <w:left w:val="none" w:sz="0" w:space="0" w:color="auto"/>
        <w:bottom w:val="none" w:sz="0" w:space="0" w:color="auto"/>
        <w:right w:val="none" w:sz="0" w:space="0" w:color="auto"/>
      </w:divBdr>
      <w:divsChild>
        <w:div w:id="1796214034">
          <w:marLeft w:val="0"/>
          <w:marRight w:val="0"/>
          <w:marTop w:val="0"/>
          <w:marBottom w:val="0"/>
          <w:divBdr>
            <w:top w:val="none" w:sz="0" w:space="0" w:color="auto"/>
            <w:left w:val="none" w:sz="0" w:space="0" w:color="auto"/>
            <w:bottom w:val="none" w:sz="0" w:space="0" w:color="auto"/>
            <w:right w:val="none" w:sz="0" w:space="0" w:color="auto"/>
          </w:divBdr>
          <w:divsChild>
            <w:div w:id="14133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1106">
      <w:bodyDiv w:val="1"/>
      <w:marLeft w:val="0"/>
      <w:marRight w:val="0"/>
      <w:marTop w:val="0"/>
      <w:marBottom w:val="0"/>
      <w:divBdr>
        <w:top w:val="none" w:sz="0" w:space="0" w:color="auto"/>
        <w:left w:val="none" w:sz="0" w:space="0" w:color="auto"/>
        <w:bottom w:val="none" w:sz="0" w:space="0" w:color="auto"/>
        <w:right w:val="none" w:sz="0" w:space="0" w:color="auto"/>
      </w:divBdr>
      <w:divsChild>
        <w:div w:id="1371882113">
          <w:marLeft w:val="0"/>
          <w:marRight w:val="0"/>
          <w:marTop w:val="0"/>
          <w:marBottom w:val="0"/>
          <w:divBdr>
            <w:top w:val="none" w:sz="0" w:space="0" w:color="auto"/>
            <w:left w:val="none" w:sz="0" w:space="0" w:color="auto"/>
            <w:bottom w:val="none" w:sz="0" w:space="0" w:color="auto"/>
            <w:right w:val="none" w:sz="0" w:space="0" w:color="auto"/>
          </w:divBdr>
          <w:divsChild>
            <w:div w:id="221990742">
              <w:marLeft w:val="0"/>
              <w:marRight w:val="0"/>
              <w:marTop w:val="0"/>
              <w:marBottom w:val="0"/>
              <w:divBdr>
                <w:top w:val="none" w:sz="0" w:space="0" w:color="auto"/>
                <w:left w:val="none" w:sz="0" w:space="0" w:color="auto"/>
                <w:bottom w:val="none" w:sz="0" w:space="0" w:color="auto"/>
                <w:right w:val="none" w:sz="0" w:space="0" w:color="auto"/>
              </w:divBdr>
            </w:div>
            <w:div w:id="1217938427">
              <w:marLeft w:val="0"/>
              <w:marRight w:val="0"/>
              <w:marTop w:val="0"/>
              <w:marBottom w:val="0"/>
              <w:divBdr>
                <w:top w:val="none" w:sz="0" w:space="0" w:color="auto"/>
                <w:left w:val="none" w:sz="0" w:space="0" w:color="auto"/>
                <w:bottom w:val="none" w:sz="0" w:space="0" w:color="auto"/>
                <w:right w:val="none" w:sz="0" w:space="0" w:color="auto"/>
              </w:divBdr>
            </w:div>
            <w:div w:id="65341629">
              <w:marLeft w:val="0"/>
              <w:marRight w:val="0"/>
              <w:marTop w:val="0"/>
              <w:marBottom w:val="0"/>
              <w:divBdr>
                <w:top w:val="none" w:sz="0" w:space="0" w:color="auto"/>
                <w:left w:val="none" w:sz="0" w:space="0" w:color="auto"/>
                <w:bottom w:val="none" w:sz="0" w:space="0" w:color="auto"/>
                <w:right w:val="none" w:sz="0" w:space="0" w:color="auto"/>
              </w:divBdr>
            </w:div>
            <w:div w:id="1392921117">
              <w:marLeft w:val="0"/>
              <w:marRight w:val="0"/>
              <w:marTop w:val="0"/>
              <w:marBottom w:val="0"/>
              <w:divBdr>
                <w:top w:val="none" w:sz="0" w:space="0" w:color="auto"/>
                <w:left w:val="none" w:sz="0" w:space="0" w:color="auto"/>
                <w:bottom w:val="none" w:sz="0" w:space="0" w:color="auto"/>
                <w:right w:val="none" w:sz="0" w:space="0" w:color="auto"/>
              </w:divBdr>
            </w:div>
            <w:div w:id="1643847994">
              <w:marLeft w:val="0"/>
              <w:marRight w:val="0"/>
              <w:marTop w:val="0"/>
              <w:marBottom w:val="0"/>
              <w:divBdr>
                <w:top w:val="none" w:sz="0" w:space="0" w:color="auto"/>
                <w:left w:val="none" w:sz="0" w:space="0" w:color="auto"/>
                <w:bottom w:val="none" w:sz="0" w:space="0" w:color="auto"/>
                <w:right w:val="none" w:sz="0" w:space="0" w:color="auto"/>
              </w:divBdr>
            </w:div>
            <w:div w:id="9374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5648">
      <w:bodyDiv w:val="1"/>
      <w:marLeft w:val="0"/>
      <w:marRight w:val="0"/>
      <w:marTop w:val="0"/>
      <w:marBottom w:val="0"/>
      <w:divBdr>
        <w:top w:val="none" w:sz="0" w:space="0" w:color="auto"/>
        <w:left w:val="none" w:sz="0" w:space="0" w:color="auto"/>
        <w:bottom w:val="none" w:sz="0" w:space="0" w:color="auto"/>
        <w:right w:val="none" w:sz="0" w:space="0" w:color="auto"/>
      </w:divBdr>
      <w:divsChild>
        <w:div w:id="1275331267">
          <w:marLeft w:val="0"/>
          <w:marRight w:val="0"/>
          <w:marTop w:val="0"/>
          <w:marBottom w:val="0"/>
          <w:divBdr>
            <w:top w:val="none" w:sz="0" w:space="0" w:color="auto"/>
            <w:left w:val="none" w:sz="0" w:space="0" w:color="auto"/>
            <w:bottom w:val="none" w:sz="0" w:space="0" w:color="auto"/>
            <w:right w:val="none" w:sz="0" w:space="0" w:color="auto"/>
          </w:divBdr>
          <w:divsChild>
            <w:div w:id="5701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8426">
      <w:bodyDiv w:val="1"/>
      <w:marLeft w:val="0"/>
      <w:marRight w:val="0"/>
      <w:marTop w:val="0"/>
      <w:marBottom w:val="0"/>
      <w:divBdr>
        <w:top w:val="none" w:sz="0" w:space="0" w:color="auto"/>
        <w:left w:val="none" w:sz="0" w:space="0" w:color="auto"/>
        <w:bottom w:val="none" w:sz="0" w:space="0" w:color="auto"/>
        <w:right w:val="none" w:sz="0" w:space="0" w:color="auto"/>
      </w:divBdr>
    </w:div>
    <w:div w:id="2122141092">
      <w:bodyDiv w:val="1"/>
      <w:marLeft w:val="0"/>
      <w:marRight w:val="0"/>
      <w:marTop w:val="0"/>
      <w:marBottom w:val="0"/>
      <w:divBdr>
        <w:top w:val="none" w:sz="0" w:space="0" w:color="auto"/>
        <w:left w:val="none" w:sz="0" w:space="0" w:color="auto"/>
        <w:bottom w:val="none" w:sz="0" w:space="0" w:color="auto"/>
        <w:right w:val="none" w:sz="0" w:space="0" w:color="auto"/>
      </w:divBdr>
      <w:divsChild>
        <w:div w:id="975447970">
          <w:marLeft w:val="0"/>
          <w:marRight w:val="0"/>
          <w:marTop w:val="0"/>
          <w:marBottom w:val="0"/>
          <w:divBdr>
            <w:top w:val="none" w:sz="0" w:space="0" w:color="auto"/>
            <w:left w:val="none" w:sz="0" w:space="0" w:color="auto"/>
            <w:bottom w:val="none" w:sz="0" w:space="0" w:color="auto"/>
            <w:right w:val="none" w:sz="0" w:space="0" w:color="auto"/>
          </w:divBdr>
          <w:divsChild>
            <w:div w:id="429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resources.unity.com/ebooks/level-up-your-code-with-game-programming-patterns"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4.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15049</TotalTime>
  <Pages>18</Pages>
  <Words>9616</Words>
  <Characters>51927</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61421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Rafael Sperandio</cp:lastModifiedBy>
  <cp:revision>339</cp:revision>
  <cp:lastPrinted>2023-06-25T18:45:00Z</cp:lastPrinted>
  <dcterms:created xsi:type="dcterms:W3CDTF">2020-07-13T00:15:00Z</dcterms:created>
  <dcterms:modified xsi:type="dcterms:W3CDTF">2023-06-25T18:45:00Z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